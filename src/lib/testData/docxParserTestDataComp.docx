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A1EC2" w14:textId="77777777" w:rsidR="00A16AB3" w:rsidRDefault="00A16AB3" w:rsidP="00A16AB3">
      <w:pPr>
        <w:ind w:left="-720" w:right="-720" w:firstLine="720"/>
        <w:rPr>
          <w:rFonts w:ascii="Arial" w:hAnsi="Arial" w:cs="Arial"/>
          <w:b/>
          <w:bCs/>
          <w:sz w:val="22"/>
          <w:szCs w:val="22"/>
        </w:rPr>
      </w:pPr>
      <w:r>
        <w:rPr>
          <w:rFonts w:ascii="Arial" w:hAnsi="Arial" w:cs="Arial"/>
          <w:b/>
          <w:bCs/>
          <w:sz w:val="22"/>
          <w:szCs w:val="22"/>
        </w:rPr>
        <w:t>SPECIFIC AIMS</w:t>
      </w:r>
    </w:p>
    <w:p w14:paraId="019AD012" w14:textId="77777777" w:rsidR="00A16AB3" w:rsidRPr="00875033" w:rsidRDefault="00A16AB3" w:rsidP="00A16AB3">
      <w:pPr>
        <w:ind w:left="-720" w:right="-720" w:firstLine="720"/>
        <w:rPr>
          <w:rFonts w:ascii="Arial" w:hAnsi="Arial" w:cs="Arial"/>
          <w:b/>
          <w:bCs/>
          <w:sz w:val="22"/>
          <w:szCs w:val="22"/>
        </w:rPr>
      </w:pPr>
    </w:p>
    <w:p w14:paraId="2B2D02FB" w14:textId="2BB4690A" w:rsidR="00A16AB3" w:rsidRPr="000F79CF" w:rsidRDefault="00A16AB3" w:rsidP="00A16AB3">
      <w:pPr>
        <w:rPr>
          <w:rFonts w:ascii="Arial" w:eastAsia="Times New Roman" w:hAnsi="Arial" w:cs="Arial"/>
          <w:kern w:val="0"/>
          <w:sz w:val="22"/>
          <w:szCs w:val="22"/>
          <w14:ligatures w14:val="none"/>
        </w:rPr>
      </w:pPr>
      <w:r w:rsidRPr="000F79CF">
        <w:rPr>
          <w:rFonts w:ascii="Arial" w:eastAsia="Times New Roman" w:hAnsi="Arial" w:cs="Arial"/>
          <w:kern w:val="0"/>
          <w:sz w:val="22"/>
          <w:szCs w:val="22"/>
          <w14:ligatures w14:val="none"/>
        </w:rPr>
        <w:t>Aging is a major risk factor for autoimmunity, yet the mechanisms linking the two remain poorly defined in many age-associated diseas</w:t>
      </w:r>
      <w:r w:rsidR="008B3214">
        <w:rPr>
          <w:rFonts w:ascii="Arial" w:eastAsia="Times New Roman" w:hAnsi="Arial" w:cs="Arial"/>
          <w:kern w:val="0"/>
          <w:sz w:val="22"/>
          <w:szCs w:val="22"/>
          <w14:ligatures w14:val="none"/>
        </w:rPr>
        <w:t>es</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{"citationID":"WCCS1fup","properties":{"formattedCitation":"\\super 1\\uc0\\u8211{}3\\nosupersub{}","plainCitation":"1–3","noteIndex":0},"citationItems":[{"id":1920,"uris":["http://zotero.org/users/10812369/items/IA9UL4AP"],"itemData":{"id":1920,"type":"article-journal","abstract":"Age is an important risk for autoimmunity, and many autoimmune diseases preferentially occur in the second half of adulthood when immune competence has declined and thymic T cell generation has ceased. Many tolerance checkpoints have to fail for an autoimmune disease to develop, and several of those are susceptible to the immune aging process. Homeostatic T cell proliferation which is mainly responsible for T cell replenishment during adulthood can lead to the selection of T cells with increased afﬁnity to self- or neoantigens and enhanced growth and survival properties. These cells can acquire a memory-like phenotype, in particular under lymphopenic conditions. Accumulation of end-differentiated effector T cells, either speciﬁc for self-antigen or for latent viruses, have a low activation threshold due to the expression of signaling and regulatory molecules and generate an inﬂammatory environment with their ability to be cytotoxic and to produce excessive amounts of cytokines and thereby inducing or amplifying autoimmune responses.","container-title":"Cellular and Molecular Life Sciences","DOI":"10.1007/s00018-012-0970-0","ISSN":"1420-682X, 1420-9071","issue":"10","journalAbbreviation":"Cell. Mol. Life Sci.","language":"en","license":"http://www.springer.com/tdm","page":"1615-1623","source":"DOI.org (Crossref)","title":"Immune aging and autoimmunity","volume":"69","author":[{"family":"Goronzy","given":"Jörg J."},{"family":"Weyand","given":"Cornelia M."}],"issued":{"date-parts":[["2012",5]]}}},{"id":1913,"uris":["http://zotero.org/users/10812369/items/X7L4GCPH"],"itemData":{"id":1913,"type":"article-journal","abstract":"Aging induces a series of immune related changes, which is called immunosenescence, playing important roles in many age-related diseases, especially neurodegenerative diseases, tumors, cardiovascular diseases, autoimmune diseases and coronavirus disease 2019(COVID-19). However, the mechanism of immunosenescence, the association with aging and successful aging, and the effects on diseases are not revealed obviously. In order to provide theoretical basis for preventing or controlling diseases effectively and achieve successful aging, we conducted the review and found that changes of aging-related phenotypes, deterioration of immune organ function and alterations of immune cell subsets participated in the process of immunosenescence, which had great effects on the occurrence and development of age-related diseases.","container-title":"Frontiers in Immunology","DOI":"10.3389/fimmu.2022.942796","ISSN":"1664-3224","journalAbbreviation":"Front. Immunol.","language":"en","page":"942796","source":"DOI.org (Crossref)","title":"Immunosenescence, aging and successful aging","volume":"13","author":[{"family":"Wang","given":"Yunan"},{"family":"Dong","given":"Chen"},{"family":"Han","given":"Yudian"},{"family":"Gu","given":"Zhifeng"},{"family":"Sun","given":"Chi"}],"issued":{"date-parts":[["2022",8,2]]}}},{"id":1918,"uris":["http://zotero.org/users/10812369/items/WNK8DXHB"],"itemData":{"id":1918,"type":"article-journal","abstract":"Evidence is emerging that the process of immune aging is a mechanism leading to autoimmunity. Over lifetime, the immune system adapts to profound changes in hematopoiesis and lymphogenesis, and progressively re­ structures in face of an ever-expanding exposome. Older adults fail to generate adequate immune responses against microbial infections and tumors, but accumulate aged T cells, B cells and myeloid cells. Age-associated B cells are highly efficient in autoantibody production. T-cell aging promotes the accrual of end-differentiated effector T cells with potent cytotoxic and pro-inflammatory abilities and myeloid cell aging supports a low grade, sterile and chronic inflammatory state (inflammaging). In pre-disposed individuals, immune aging can lead to frank autoimmune disease, manifesting with chronic inflammation and irreversible tissue damage. Emerging data support the concept that autoimmunity results from aging-induced failure of fundamental cellular processes in immune effector cells: genomic instability, loss of mitochondrial fitness, failing proteostasis, dwindling lysosomal degradation and inefficient autophagy. Here, we have reviewed the evidence that mal­ functional mitochondria, disabled lysosomes and stressed endoplasmic reticula induce pathogenic T cells and macrophages that drive two autoimmune diseases, rheumatoid arthritis (RA) and giant cell arteritis (GCA). Recognizing immune aging as a risk factor for autoimmunity will open new avenues of immunomodulatory therapy, including the repair of malfunctioning mitochondria and lysosomes.","container-title":"Seminars in Immunology","DOI":"10.1016/j.smim.2023.101814","ISSN":"10445323","journalAbbreviation":"Seminars in Immunology","language":"en","page":"101814","source":"DOI.org (Crossref)","title":"Immune aging – A mechanism in autoimmune disease","volume":"69","author":[{"family":"Zheng","given":"Yanyan"},{"family":"Liu","given":"Qingxiang"},{"family":"Goronzy","given":"Jorg J."},{"family":"Weyand","given":"Cornelia M."}],"issued":{"date-parts":[["2023",9]]}}}],"schema":"https://github.com/citation-style-language/schema/raw/master/csl-citation.json"}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1–3</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Giant Cell Arteritis (GCA) is the most common autoimmune vasculitis in individuals over 50 and can lead to severe outcomes such as vision loss, stroke, and aortic aneurysm due to vascular inflammation</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{"citationID":"AXurS47E","properties":{"formattedCitation":"\\super 4,5\\nosupersub{}","plainCitation":"4,5","noteIndex":0},"citationItems":[{"id":1193,"uris":["http://zotero.org/users/10812369/items/5SY9FU2V"],"itemData":{"id":1193,"type":"article-journal","container-title":"Nature Reviews Disease Primers","DOI":"10.1038/s41572-021-00327-5","ISSN":"2056-676X","issue":"1","journalAbbreviation":"Nat Rev Dis Primers","language":"en","page":"93","source":"DOI.org (Crossref)","title":"Large-vessel vasculitis","volume":"7","author":[{"family":"Pugh","given":"Dan"},{"family":"Karabayas","given":"Maira"},{"family":"Basu","given":"Neil"},{"family":"Cid","given":"Maria C."},{"family":"Goel","given":"Ruchika"},{"family":"Goodyear","given":"Carl S."},{"family":"Grayson","given":"Peter C."},{"family":"McAdoo","given":"Stephen P."},{"family":"Mason","given":"Justin C."},{"family":"Owen","given":"Catherine"},{"family":"Weyand","given":"Cornelia M."},{"family":"Youngstein","given":"Taryn"},{"family":"Dhaun","given":"Neeraj"}],"issued":{"date-parts":[["2022",1,6]]}}},{"id":1922,"uris":["http://zotero.org/users/10812369/items/YBZ6AUE7"],"itemData":{"id":1922,"type":"article-journal","container-title":"The Lancet Rheumatology","DOI":"10.1016/S2665-9913(23)00300-4","ISSN":"26659913","issue":"6","journalAbbreviation":"The Lancet Rheumatology","language":"en","page":"e397-e408","source":"DOI.org (Crossref)","title":"Large vessel giant cell arteritis","volume":"6","author":[{"family":"Van Der Geest","given":"Kornelis S M"},{"family":"Sandovici","given":"Maria"},{"family":"Bley","given":"Thorsten A"},{"family":"Stone","given":"James R"},{"family":"Slart","given":"Riemer H J A"},{"family":"Brouwer","given":"Elisabeth"}],"issued":{"date-parts":[["2024",6]]}}}],"schema":"https://github.com/citation-style-language/schema/raw/master/csl-citation.json"}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4,5</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Despite its clinical urgency, the molecular drivers of GCA remain elusive</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{"citationID":"6PCwFTrQ","properties":{"formattedCitation":"\\super 6\\uc0\\u8211{}8\\nosupersub{}","plainCitation":"6–8","noteIndex":0},"citationItems":[{"id":1612,"uris":["http://zotero.org/users/10812369/items/JI9H8ALG"],"itemData":{"id":1612,"type":"article-journal","abstract":"Giant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J."}],"issued":{"date-parts":[["2023",1,20]]}}},{"id":1447,"uris":["http://zotero.org/users/10812369/items/4HL3RMMN"],"itemData":{"id":1447,"type":"article-journal","abstract":"Purpose of Review Giant cell arteritis (GCA) and Takayasu arteritis (TAK) are auto-inflammatory and autoimmune diseases with a highly selective tissue tropism for medium and large arteries. In both diseases, CD4+ T cells and macrophages form granulomatous lesions within the arterial wall, a tissue site normally protected by immune privilege. Vascular lesions can be accompanied by an extravascular component, typically an intense hepatic acute phase response that produces well-known laboratory abnormalities, e.g., elevated ESR and CRP. It is unclear whether GCA and TAK lie on a spectrum of disease or whether they represent fundamentally different disease processes.","container-title":"Current Rheumatology Reports","DOI":"10.1007/s11926-020-00948-x","ISSN":"1523-3774, 1534-6307","issue":"10","journalAbbreviation":"Curr Rheumatol Rep","language":"en","page":"68","source":"DOI.org (Crossref)","title":"Pathogenesis of Giant Cell Arteritis and Takayasu Arteritis—Similarities and Differences","volume":"22","author":[{"family":"Watanabe","given":"Ryu"},{"family":"Berry","given":"Gerald J."},{"family":"Liang","given":"David H."},{"family":"Goronzy","given":"Jörg J."},{"family":"Weyand","given":"Cornelia M."}],"issued":{"date-parts":[["2020",10]]}}},{"id":66,"uris":["http://zotero.org/users/10812369/items/WT895NH4"],"itemData":{"id":66,"type":"article-journal","abstract":"Giant cell arteritis (GCA), the most common non-infectious vasculitis, mainly affects elderly individuals. The disease usually affects the aorta and its main supra-aortic branches causing both general symptoms of inflammation and specific ischemic symptoms because of the limited blood flow due to arterial structural changes in the inflamed arteries. The pathogenesis of the GCA is complex and includes a dysregulated immune response that affects both the innate and the adaptive immunity. During the last two decades several studies have investigated interactions among antigen-presenting cells and lymphocytes, which contribute to the formation of the inflammatory infiltrate in the affected arteries. Toll-like receptor signaling and interactions through the VEGF-Notch-Jagged1 pathway are emerging as crucial events of the aberrant inflammatory response, facilitating among others the migration of inflammatory cells to the inflamed arteries and their interactions with the local stromal milieu. The increased use of checkpoint inhibitors in cancer immunotherapy and their immune-related adverse events has fed interest in the role of checkpoint dysfunction in GCA, and recent studies suggest a dysregulated check point system which is unable to suppress the inflammation in the previously immune-privileged arteries, leading to vasculitis. The role of B-cells is currently reevaluated because of new reports of considerable numbers of plasma cells in inflamed arteries as well as the formation of artery tertiary lymphoid organs. There is emerging evidence on previously less studied cell populations, such as the neutrophils, CD8+ T-cells, T regulatory cells and tissue residing memory cells as well as for stromal cells which were previously considered as innocent bystanders. The aim of this review is to summarize the evidence in the literature regarding the cell populations involved in the pathogenesis of GCA and especially in the context of an aged, immune system.","container-title":"Frontiers in Medicine","DOI":"10.3389/fmed.2022.1058600","ISSN":"2296-858X","journalAbbreviation":"Front. Med.","language":"en","page":"1058600","source":"DOI.org (Crossref)","title":"Pathogenesis of giant cell arteritis with focus on cellular populations","volume":"9","author":[{"family":"Stamatis","given":"Pavlos"},{"family":"Turesson","given":"Carl"},{"family":"Michailidou","given":"Despina"},{"family":"Mohammad","given":"Aladdin J."}],"issued":{"date-parts":[["2022",11,17]]}}}],"schema":"https://github.com/citation-style-language/schema/raw/master/csl-citation.json"}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6–8</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limiting the development of targeted therapies</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{"citationID":"Vh7bYdKY","properties":{"formattedCitation":"\\super 9\\nosupersub{}","plainCitation":"9","noteIndex":0},"citationItems":[{"id":1690,"uris":["http://zotero.org/users/10812369/items/4I6IRNNY"],"itemData":{"id":1690,"type":"article-journal","abstract":"Despite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9</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and </w:t>
      </w:r>
      <w:r>
        <w:rPr>
          <w:rFonts w:ascii="Arial" w:eastAsia="Times New Roman" w:hAnsi="Arial" w:cs="Arial"/>
          <w:kern w:val="0"/>
          <w:sz w:val="22"/>
          <w:szCs w:val="22"/>
          <w14:ligatures w14:val="none"/>
        </w:rPr>
        <w:t>non-invasive</w:t>
      </w:r>
      <w:r w:rsidRPr="000F79CF">
        <w:rPr>
          <w:rFonts w:ascii="Arial" w:eastAsia="Times New Roman" w:hAnsi="Arial" w:cs="Arial"/>
          <w:kern w:val="0"/>
          <w:sz w:val="22"/>
          <w:szCs w:val="22"/>
          <w14:ligatures w14:val="none"/>
        </w:rPr>
        <w:t xml:space="preserve"> diagnostics</w:t>
      </w:r>
      <w:r w:rsidR="00AB4FEB">
        <w:rPr>
          <w:rFonts w:ascii="Arial" w:eastAsia="Times New Roman" w:hAnsi="Arial" w:cs="Arial"/>
          <w:kern w:val="0"/>
          <w:sz w:val="22"/>
          <w:szCs w:val="22"/>
          <w14:ligatures w14:val="none"/>
        </w:rPr>
        <w:fldChar w:fldCharType="begin"/>
      </w:r>
      <w:r w:rsidR="00AB4FEB">
        <w:rPr>
          <w:rFonts w:ascii="Arial" w:eastAsia="Times New Roman" w:hAnsi="Arial" w:cs="Arial"/>
          <w:kern w:val="0"/>
          <w:sz w:val="22"/>
          <w:szCs w:val="22"/>
          <w14:ligatures w14:val="none"/>
        </w:rPr>
        <w:instrText xml:space="preserve"> ADDIN ZOTERO_ITEM CSL_CITATION {"citationID":"CPfmHv8U","properties":{"formattedCitation":"\\super 9,10\\nosupersub{}","plainCitation":"9,10","noteIndex":0},"citationItems":[{"id":1690,"uris":["http://zotero.org/users/10812369/items/4I6IRNNY"],"itemData":{"id":1690,"type":"article-journal","abstract":"Despite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Sleen","given":"Yannick"},{"family":"Brouwer","given":"Elisabeth"}],"issued":{"date-parts":[["2022",2]]}}},{"id":1899,"uris":["http://zotero.org/users/10812369/items/SXV6A8JV"],"itemData":{"id":1899,"type":"article-journal","abstract":"Objective  To develop and validate updated classification criteria for giant cell arteritis (GCA).\nMethods  Patients with vasculitis or comparator diseases were recruited into an international cohort. The study proceeded in six phases: (1) identification of candidate items, (2) prospective collection of candidate items present at the time of diagnosis, (3) expert panel review of cases, (4) data</w:instrText>
      </w:r>
      <w:r w:rsidR="00AB4FEB">
        <w:rPr>
          <w:rFonts w:ascii="Cambria Math" w:eastAsia="Times New Roman" w:hAnsi="Cambria Math" w:cs="Cambria Math"/>
          <w:kern w:val="0"/>
          <w:sz w:val="22"/>
          <w:szCs w:val="22"/>
          <w14:ligatures w14:val="none"/>
        </w:rPr>
        <w:instrText>‐</w:instrText>
      </w:r>
      <w:r w:rsidR="00AB4FEB">
        <w:rPr>
          <w:rFonts w:ascii="Arial" w:eastAsia="Times New Roman" w:hAnsi="Arial" w:cs="Arial"/>
          <w:kern w:val="0"/>
          <w:sz w:val="22"/>
          <w:szCs w:val="22"/>
          <w14:ligatures w14:val="none"/>
        </w:rPr>
        <w:instrText>driven reduction of candidate items, (5) derivation of a points</w:instrText>
      </w:r>
      <w:r w:rsidR="00AB4FEB">
        <w:rPr>
          <w:rFonts w:ascii="Cambria Math" w:eastAsia="Times New Roman" w:hAnsi="Cambria Math" w:cs="Cambria Math"/>
          <w:kern w:val="0"/>
          <w:sz w:val="22"/>
          <w:szCs w:val="22"/>
          <w14:ligatures w14:val="none"/>
        </w:rPr>
        <w:instrText>‐</w:instrText>
      </w:r>
      <w:r w:rsidR="00AB4FEB">
        <w:rPr>
          <w:rFonts w:ascii="Arial" w:eastAsia="Times New Roman" w:hAnsi="Arial" w:cs="Arial"/>
          <w:kern w:val="0"/>
          <w:sz w:val="22"/>
          <w:szCs w:val="22"/>
          <w14:ligatures w14:val="none"/>
        </w:rPr>
        <w:instrText xml:space="preserve">based risk classification score in a development data set and (6) validation in an independent data set.\nResults  The development data set consisted of 518 cases of GCA and 536 comparators. The validation data set consisted of 238 cases of GCA and 213 comparators. Age ≥50 years at diagnosis was an absolute requirement for classification. The final criteria items and weights were as follows: positive temporal artery biopsy or temporal artery halo sign on ultrasound (+5); erythrocyte sedimentation rate ≥50 mm/hour or C reactive protein ≥10 mg/L (+3); sudden visual loss (+3); morning stiffness in shoulders or neck, jaw or tongue claudication, new temporal headache, scalp tenderness, temporal artery abnormality on vascular examination, bilateral axillary involvement on imaging and fluorodeoxyglucose–positron emission tomography activity throughout the aorta (+2 each). A patient could be classified as having GCA with a cumulative score of ≥6 points. When these criteria were tested in the validation data set, the model area under the curve was 0.91 (95% CI 0.88 to 0.94) with a sensitivity of 87.0% (95% CI 82.0% to 91.0%) and specificity of 94.8% (95% CI 91.0% to 97.4%).\nConclusion  The 2022 American College of Rheumatology/EULAR GCA classification criteria are now validated for use in clinical research.","container-title":"Annals of the Rheumatic Diseases","DOI":"10.1136/ard-2022-223480","ISSN":"00034967","issue":"12","journalAbbreviation":"Annals of the Rheumatic Diseases","language":"en","page":"1647-1653","source":"DOI.org (Crossref)","title":"2022 American College of Rheumatology/EULAR classification criteria for giant cell arteritis","volume":"81","author":[{"family":"Ponte","given":"Cristina"},{"family":"Grayson","given":"Peter C"},{"family":"Robson","given":"Joanna C"},{"family":"Suppiah","given":"Ravi"},{"family":"Gribbons","given":"Katherine Bates"},{"family":"Judge","given":"Andrew"},{"family":"Craven","given":"Anthea"},{"family":"Khalid","given":"Sara"},{"family":"Hutchings","given":"Andrew"},{"family":"Watts","given":"Richard A"},{"family":"Merkel","given":"Peter A"},{"family":"Luqmani","given":"Raashid A"},{"family":"Gatenby","given":"Paul"},{"family":"Hill","given":"Catherine"},{"family":"Ranganathan","given":"Dwarakanathan"},{"family":"Kronbichler","given":"Andreas"},{"family":"Blockmans","given":"Daniel"},{"family":"Barra","given":"Lillian"},{"family":"Carette","given":"Simon"},{"family":"Pagnoux","given":"Christian"},{"family":"Dhindsa","given":"Navjot"},{"family":"Fifi-Mah","given":"Aurore"},{"family":"Khalidi","given":"Nader"},{"family":"Liang","given":"Patrick"},{"family":"Milman","given":"Nataliya"},{"family":"Pineau","given":"Christian"},{"family":"Tian","given":"Xinping"},{"family":"Wang","given":"Guochun"},{"family":"Wang","given":"Tian"},{"family":"Zhao","given":"Ming-hui"},{"family":"Tesar","given":"Vladimir"},{"family":"Baslund","given":"Bo"},{"family":"Hammam","given":"Nevin"},{"family":"Shahin","given":"Amira"},{"family":"Pirila","given":"Laura"},{"family":"Putaala","given":"Jukka"},{"family":"Hellmich","given":"Bernhard"},{"family":"Henes","given":"Jörg"},{"family":"Holle","given":"Julia"},{"family":"Moosig","given":"Frank"},{"family":"Lamprecht","given":"Peter"},{"family":"Neumann","given":"Thomas"},{"family":"Schmidt","given":"Wolfgang"},{"family":"Sunderkoetter","given":"Cord"},{"family":"Szekanecz","given":"Zoltan"},{"family":"Danda","given":"Debashish"},{"family":"Das","given":"Siddharth"},{"family":"Gupta","given":"Rajiva"},{"family":"Rajasekhar","given":"Liza"},{"family":"Sharma","given":"Aman"},{"family":"Wagh","given":"Shrikant"},{"family":"Clarkson","given":"Michael"},{"family":"Molloy","given":"Eamonn"},{"family":"Salvarani","given":"Carlo"},{"family":"Schiavon","given":"Franco"},{"family":"Tombetti","given":"Enrico"},{"family":"Vaglio","given":"Augusto"},{"family":"Amano","given":"Koichi"},{"family":"Arimura","given":"Yoshihiro"},{"family":"Dobashi","given":"Hiroaki"},{"family":"Fujimoto","given":"Shouichi"},{"family":"Harigai","given":"Masayoshi"},{"family":"Hirano","given":"Fumio"},{"family":"Hirahashi","given":"Junichi"},{"family":"Honma","given":"Sakae"},{"family":"Kawakami","given":"Tamihiro"},{"family":"Kobayashi","given":"Shigeto"},{"family":"Kono","given":"Hajime"},{"family":"Makino","given":"Hirofumi"},{"family":"Matsui","given":"Kazuo"},{"family":"Suzuki","given":"Eri MusoKazuo"},{"family":"Ikeda","given":"Kei"},{"family":"Takeuchi","given":"Tsutomu"},{"family":"Tsukamoto","given":"Tatsuo"},{"family":"Uchida","given":"Shunya"},{"family":"Wada","given":"Takashi"},{"family":"Yamada","given":"Hidehiro"},{"family":"Yamagata","given":"Kunihiro"},{"family":"Yumura","given":"Wako"},{"family":"Lai","given":"Kan Sow"},{"family":"Flores-Suarez","given":"Luis Felipe"},{"family":"Hinojosa-Azaola","given":"Andrea"},{"family":"Rutgers","given":"Bram"},{"family":"Tak","given":"Paul-Peter"},{"family":"Grainger","given":"Rebecca"},{"family":"Quincey","given":"Vicki"},{"family":"Stamp","given":"Lisa"},{"family":"Suppiah","given":"Ravi"},{"family":"Besada","given":"Emilio"},{"family":"Diamantopoulos","given":"Andreas"},{"family":"Sznajd","given":"Jan"},{"family":"Azevedo","given":"Elsa"},{"family":"Geraldes","given":"Ruth"},{"family":"Rodrigues","given":"Miguel"},{"family":"Santos","given":"Ernestina"},{"family":"Song","given":"Yeong-Wook"},{"family":"Moiseev","given":"Sergey"},{"family":"Hocevar","given":"Alojzija"},{"family":"Cid","given":"Maria Cinta"},{"family":"Moreno","given":"Xavier Solanich"},{"family":"Atukorala","given":"Inoshi"},{"family":"Berglin","given":"Ewa"},{"family":"Mohammed","given":"Aladdin"},{"family":"Segelmark","given":"Mårten"},{"family":"Daikeler","given":"Thomas"},{"family":"Direskeneli","given":"Haner"},{"family":"Hatemi","given":"Gulen"},{"family":"Kamali","given":"Sevil"},{"family":"Karadag","given":"Ömer"},{"family":"Pehlevan","given":"Seval"},{"family":"Adler","given":"Matthew"},{"family":"Basu","given":"Neil"},{"family":"Bruce","given":"Iain"},{"family":"Chakravarty","given":"Kuntal"},{"family":"Dasgupta","given":"Bhaskar"},{"family":"Flossmann","given":"Oliver"},{"family":"Gendi","given":"Nagui"},{"family":"Hassan","given":"Alaa"},{"family":"Hoyles","given":"Rachel"},{"family":"Jayne","given":"David"},{"family":"Jones","given":"Colin"},{"family":"Klocke","given":"Rainer"},{"family":"Lanyon","given":"Peter"},{"family":"Laversuch","given":"Cathy"},{"family":"Luqmani","given":"Raashid"},{"family":"Robson","given":"Joanna"},{"family":"Magliano","given":"Malgorzata"},{"family":"Mason","given":"Justin"},{"family":"Maw","given":"Win Win"},{"family":"McInnes","given":"Iain"},{"family":"Mclaren","given":"John"},{"family":"Morgan","given":"Matthew"},{"family":"Morgan","given":"Ann"},{"family":"Mukhtyar","given":"Chetan"},{"family":"O'Riordan","given":"Edmond"},{"family":"Patel","given":"Sanjeev"},{"family":"Peall","given":"Adrian"},{"family":"Robson","given":"Joanna"},{"family":"Venkatachalam","given":"Srinivasan"},{"family":"Vermaak","given":"Erin"},{"family":"Menon","given":"Ajit"},{"family":"Watts","given":"Richard"},{"family":"Yee","given":"Chee-Seng"},{"family":"Albert","given":"Daniel"},{"family":"Calabrese","given":"Leonard"},{"family":"Chung","given":"Sharon"},{"family":"Forbess","given":"Lindsy"},{"family":"Gaffo","given":"Angelo"},{"family":"Gewurz-Singer","given":"Ora"},{"family":"Grayson","given":"Peter"},{"family":"Liang","given":"Kimberly"},{"family":"Matteson","given":"Eric"},{"family":"Rhee","given":"Rennie"},{"family":"Springer","given":"Jason"},{"family":"Sreih","given":"Antoine"}],"issued":{"date-parts":[["2022",12]]}}}],"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AB4FEB" w:rsidRPr="00AB4FEB">
        <w:rPr>
          <w:rFonts w:ascii="Arial" w:hAnsi="Arial" w:cs="Arial"/>
          <w:kern w:val="0"/>
          <w:sz w:val="22"/>
          <w:vertAlign w:val="superscript"/>
        </w:rPr>
        <w:t>9,10</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To advance understanding of GCA pathogenesis, I propose to investigate a novel</w:t>
      </w:r>
      <w:r>
        <w:rPr>
          <w:rFonts w:ascii="Arial" w:eastAsia="Times New Roman" w:hAnsi="Arial" w:cs="Arial"/>
          <w:kern w:val="0"/>
          <w:sz w:val="22"/>
          <w:szCs w:val="22"/>
          <w14:ligatures w14:val="none"/>
        </w:rPr>
        <w:t xml:space="preserve"> aging-associated</w:t>
      </w:r>
      <w:r w:rsidRPr="000F79CF">
        <w:rPr>
          <w:rFonts w:ascii="Arial" w:eastAsia="Times New Roman" w:hAnsi="Arial" w:cs="Arial"/>
          <w:kern w:val="0"/>
          <w:sz w:val="22"/>
          <w:szCs w:val="22"/>
          <w14:ligatures w14:val="none"/>
        </w:rPr>
        <w:t xml:space="preserve"> molecular target identified through my preliminary data</w:t>
      </w:r>
      <w:r>
        <w:rPr>
          <w:rFonts w:ascii="Arial" w:eastAsia="Times New Roman" w:hAnsi="Arial" w:cs="Arial"/>
          <w:kern w:val="0"/>
          <w:sz w:val="22"/>
          <w:szCs w:val="22"/>
          <w14:ligatures w14:val="none"/>
        </w:rPr>
        <w:t>.</w:t>
      </w:r>
    </w:p>
    <w:p w14:paraId="78D812C0" w14:textId="57056D0D" w:rsidR="00A16AB3" w:rsidRPr="000F79CF" w:rsidRDefault="00A16AB3" w:rsidP="00A16AB3">
      <w:pPr>
        <w:spacing w:before="100" w:beforeAutospacing="1" w:after="100" w:afterAutospacing="1"/>
        <w:rPr>
          <w:rFonts w:ascii="Arial" w:eastAsia="Times New Roman" w:hAnsi="Arial" w:cs="Arial"/>
          <w:kern w:val="0"/>
          <w:sz w:val="22"/>
          <w:szCs w:val="22"/>
          <w14:ligatures w14:val="none"/>
        </w:rPr>
      </w:pPr>
      <w:r w:rsidRPr="000F79CF">
        <w:rPr>
          <w:rFonts w:ascii="Arial" w:eastAsia="Times New Roman" w:hAnsi="Arial" w:cs="Arial"/>
          <w:kern w:val="0"/>
          <w:sz w:val="22"/>
          <w:szCs w:val="22"/>
          <w14:ligatures w14:val="none"/>
        </w:rPr>
        <w:t>GCA involves a complex immune response—including dendritic cells, macrophages, T and B cells—that organize into tertiary lymphoid organs (TLOs) adjacent to granulomas in inflamed arteries</w:t>
      </w:r>
      <w:r w:rsidR="00AB4FEB">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{"citationID":"i8qOEyef","properties":{"formattedCitation":"\\super 6,8,11\\uc0\\u8211{}13\\nosupersub{}","plainCitation":"6,8,11–13","noteIndex":0},"citationItems":[{"id":1612,"uris":["http://zotero.org/users/10812369/items/JI9H8ALG"],"itemData":{"id":1612,"type":"article-journal","abstract":"Giant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J."}],"issued":{"date-parts":[["2023",1,20]]}}},{"id":66,"uris":["http://zotero.org/users/10812369/items/WT895NH4"],"itemData":{"id":66,"type":"article-journal","abstract":"Giant cell arteritis (GCA), the most common non-infectious vasculitis, mainly affects elderly individuals. The disease usually affects the aorta and its main supra-aortic branches causing both general symptoms of inflammation and specific ischemic symptoms because of the limited blood flow due to arterial structural changes in the inflamed arteries. The pathogenesis of the GCA is complex and includes a dysregulated immune response that affects both the innate and the adaptive immunity. During the last two decades several studies have investigated interactions among antigen-presenting cells and lymphocytes, which contribute to the formation of the inflammatory infiltrate in the affected arteries. Toll-like receptor signaling and interactions through the VEGF-Notch-Jagged1 pathway are emerging as crucial events of the aberrant inflammatory response, facilitating among others the migration of inflammatory cells to the inflamed arteries and their interactions with the local stromal milieu. The increased use of checkpoint inhibitors in cancer immunotherapy and their immune-related adverse events has fed interest in the role of checkpoint dysfunction in GCA, and recent studies suggest a dysregulated check point system which is unable to suppress the inflammation in the previously immune-privileged arteries, leading to vasculitis. The role of B-cells is currently reevaluated because of new reports of considerable numbers of plasma cells in inflamed arteries as well as the formation of artery tertiary lymphoid organs. There is emerging evidence on previously less studied cell populations, such as the neutrophils, CD8+ T-cells, T regulatory cells and tissue residing memory cells as well as for stromal cells which were previously considered as innocent bystanders. The aim of this review is to summarize the evidence in the literature regarding the cell populations involved in the pathogenesis of GCA and especially in the context of an aged, immune system.","container-title":"Frontiers in Medicine","DOI":"10.3389/fmed.2022.1058600","ISSN":"2296-858X","journalAbbreviation":"Front. Med.","language":"en","page":"1058600","source":"DOI.org (Crossref)","title":"Pathogenesis of giant cell arteritis with focus on cellular populations","volume":"9","author":[{"family":"Stamatis","given":"Pavlos"},{"family":"Turesson","given":"Carl"},{"family":"Michailidou","given":"Despina"},{"family":"Mohammad","given":"Aladdin J."}],"issued":{"date-parts":[["2022",11,17]]}}},{"id":1547,"uris":["http://zotero.org/users/10812369/items/U7CH5VIW"],"itemData":{"id":1547,"type":"article-journal","abstract":"Autoimmune diseases can afﬂict every organ system, including blood vessels that are critically important for host survival. The most frequent autoimmune vasculitis is giant cell arteritis (GCA), which causes aggressive wall inﬂammation in medium and large arteries and results in vaso-occlusive wall remodeling. GCA shares with other autoimmune diseases that it occurs in genetically predisposed individuals, that females are at higher risk, and that environmental triggers are suspected to beget the loss of immunological tolerance. GCA has features that distinguish it from other autoimmune diseases and predict the need for tailored diagnostic and therapeutic approaches. At the core of GCA pathology are CD4+ T cells that gain access to the protected tissue niche of the vessel wall, differentiate into cytokine producers, attain tissue residency, and enforce macrophages differentiation into tissue-destructive effector cells. Several signaling pathways have been implicated in initiating and sustaining pathogenic CD4+ T cell function, including the NOTCH1-Jagged1 pathway, the CD28 co-stimulatory pathway, the PD-1/PD-L1 co-inhibitory pathway, and the JAK/STAT signaling pathway. Inadequacy of mechanisms that normally dampen immune responses, such as defective expression of the PD-L1 ligand and malfunction of immunosuppressive CD8+ T regulatory cells are a common theme in GCA immunopathology. Recent studies are providing a string of novel mechanisms that will permit more precise pathogenic modeling and therapeutic targeting in GCA and will fundamentally inform how abnormal immune responses in blood vessels lead to disease.","container-title":"Frontiers in Immunology","DOI":"10.3389/fimmu.2020.621098","ISSN":"1664-3224","journalAbbreviation":"Front. Immunol.","language":"en","page":"621098","source":"DOI.org (Crossref)","title":"Innate and Adaptive Immunity in Giant Cell Arteritis","volume":"11","author":[{"family":"Akiyama","given":"Mitsuhiro"},{"family":"Ohtsuki","given":"Shozo"},{"family":"Berry","given":"Gerald J."},{"family":"Liang","given":"David H."},{"family":"Goronzy","given":"Jörg J."},{"family":"Weyand","given":"Cornelia M."}],"issued":{"date-parts":[["2021",2,25]]}}},{"id":61,"uris":["http://zotero.org/users/10812369/items/BEXWYBGA"],"itemData":{"id":61,"type":"article-journal","container-title":"Annals of the Rheumatic Diseases","DOI":"10.1136/annrheumdis-2017-211882","ISSN":"0003-4967, 1468-2060","issue":"3","journalAbbreviation":"Ann Rheum Dis","language":"en","page":"e17-e17","source":"DOI.org (Crossref)","title":"Response to: ’Artery tertiary lymphoid organs in giant cell arteritis are not exclusively located in the media of temporal arteries' by Graver &lt;i&gt;et al&lt;/i&gt;","title-short":"Response to","volume":"77","author":[{"family":"Ciccia","given":"Francesco"},{"family":"Rizzo","given":"Aroldo"},{"family":"Salvarani","given":"Carlo"},{"family":"Triolo","given":"Giovanni"}],"issued":{"date-parts":[["2018",3]]}}},{"id":1675,"uris":["http://zotero.org/users/10812369/items/RN3BRFC2"],"itemData":{"id":1675,"type":"article-journal","abstract":"Objectives To investigate whether artery tertiary lymphoid organs (ATLOs) are present in giant cell arteritis (GCA) and that their formation is associated with the ectopic expression of constitutive lymphoid tissue-homing chemokines.\nMethods Reverse transcriptase PCR, immunohistochemical and immunoﬂuorescence analysis were used to determine the presence of ectopic ATLOs in GCA and the expression of chemokines/chemokine receptors and cytokines involved in lymphoneogenesis in the temporal artery samples obtained from 50 patients with GCA and 30 controls. The presence of lymphatic conduits, of follicular dendritic cells (FDCs) precursors and lymphoid tissue inducer cells was also investigated. Finally, expression of CXCL13, B cell activating factor (BAFF), a proliferation-inducing ligand (APRIL) and CCL21 by isolated myoﬁbroblasts was evaluated before and after stimulation with Toll-like receptors (TLRs) agonists and cytokines.\nResults ATLOs were observed in the media layer of 60% of patients with GCA in close proximity to high endothelial venules and independently by the age of patients and the presence of atherosclerosis. ATLO formation was also accompanied by the expression of CXCL13, BAFF, a proliferation-inducing ligand (APRIL), lymphotoxin (LT)-β, interleukin (IL)-17 and IL-7, the presence of FDC precursors and of lymphoid conduits. Stimulation of myoﬁbroblasts with TLR agonists and cytokines resulted in the upregulation of BAFF and CXCL13.\nConclusions ATLOs occur in the inﬂamed arteries of patients with GCA possibly representing the immune sites where immune responses towards unknown arterial wall-derived antigens may be organised.","container-title":"Annals of the Rheumatic Diseases","DOI":"10.1136/annrheumdis-2016-209217","ISSN":"00034967","issue":"1","journalAbbreviation":"Annals of the Rheumatic Diseases","language":"en","note":"Authors assessed the presence of artery tertiary lymphoid organs (ATLO) in GCA temporal arteries by IHC. They found 30/50 patients had a defined T/B cell with central FDCs (ALTOs) in their medial layer. 5 of those patients had more than one ALTO. The presence of ALTOs correlated with systemic immune response. TLOs surrounded HEVs, possessed borders of PNAd+ addression, ALTOs expressed chemokines/cytokines CXCL13, BAFF and LTbeta. Podoplanin+ lymphatic conduits, antigen circulating systems, were present in and outside of ALTOs in pos arteries. There was also CXCL13+, NG2+, PDGFRb+ FDC precursors found in all pos arteries and increased in ALTO pos arteries.","page":"235-243","source":"DOI.org (Crossref)","title":"Ectopic expression of CXCL13, BAFF, APRIL and LT-β is associated with artery tertiary lymphoid organs in giant cell arteritis","volume":"76","author":[{"family":"Ciccia","given":"Francesco"},{"family":"Rizzo","given":"Aroldo"},{"family":"Maugeri","given":"Rosario"},{"family":"Alessandro","given":"Riccardo"},{"family":"Croci","given":"Stefania"},{"family":"Guggino","given":"Giuliana"},{"family":"Cavazza","given":"Alberto"},{"family":"Raimondo","given":"Stefania"},{"family":"Cannizzaro","given":"Alessandra"},{"family":"Iacopino","given":"Domenico Gerardo"},{"family":"Salvarani","given":"Carlo"},{"family":"Triolo","given":"Giovanni"}],"issued":{"date-parts":[["2017",1]]}}}],"schema":"https://github.com/citation-style-language/schema/raw/master/csl-citation.json"} </w:instrText>
      </w:r>
      <w:r w:rsidR="00AB4FEB">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6,8,11–13</w:t>
      </w:r>
      <w:r w:rsidR="00AB4FEB">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Early histology</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{"citationID":"kxEjs8jz","properties":{"formattedCitation":"\\super 14\\uc0\\u8211{}16\\nosupersub{}","plainCitation":"14–16","noteIndex":0},"citationItems":[{"id":1665,"uris":["http://zotero.org/users/10812369/items/UY7CSTLB"],"itemData":{"id":1665,"type":"article-journal","container-title":"Annals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label":"page"},{"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14–16</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and recent spatial genomics studies</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{"citationID":"cvGW0gvc","properties":{"formattedCitation":"\\super 17\\nosupersub{}","plainCitation":"17","noteIndex":0},"citationItems":[{"id":1828,"uris":["http://zotero.org/users/10812369/items/GNCDK9RH"],"itemData":{"id":1828,"type":"article-journal","abstract":"Objective\n              \n                To identify the key coding genes underlying the biomarkers and pathways associated with giant cell arteritis (GCA), we performed an\n                in situ\n                spatial profiling of molecules involved in the temporal arteries of GCA patients and controls. Furthermore, we performed pharmacogenomic network analysis to identify potential treatment targets.\n              \n            \n            \n              Methods\n              Using human formalin-fixed paraffin-embedded temporal artery biopsy samples (GCA, n = 9; controls, n = 7), we performed a whole transcriptome analysis using the NanoString GeoMx Digital Spatial Profiler. In total, 59 regions of interest were selected in the intima, media, adventitia, and perivascular adipose tissue (PVAT). Differentially expressed genes (DEGs) (fold-change &amp;gt; 2 or &amp;lt; −2, p-adjusted &amp;lt; 0.01) were compared across each layer to build a spatial and pharmacogenomic network and to explore the pathophysiological mechanisms of GCA.\n            \n            \n              Results\n              Most of the transcriptome (12,076 genes) was upregulated in GCA arteries, compared to control arteries. Among the screened genes, 282, 227, 40, and 5 DEGs were identified in the intima, media, adventitia, and PVAT, respectively. Genes involved in the immune process and vascular remodeling were upregulated within GCA temporal arteries but differed across the arterial layers. The immune-related functions and vascular remodeling were limited to the intima and media.\n            \n            \n              Conclusion\n              \n                This study is the first to perform an\n                in situ\n                spatial profiling characterization of the molecules involved in GCA. The pharmacogenomic network analysis identified potential target genes for approved and novel immunotherapies.","container-title":"Frontiers in Immunology","DOI":"10.3389/fimmu.2023.1237986","ISSN":"1664-3224","journalAbbreviation":"Front. Immunol.","language":"en","page":"1237986","source":"DOI.org (Crossref)","title":"Use of high-plex data provides novel insights into the temporal artery processes of giant cell arteritis","volume":"14","author":[{"family":"Parreau","given":"Simon"},{"family":"Molina","given":"Elsa"},{"family":"Dumonteil","given":"Stéphanie"},{"family":"Goulabchand","given":"Radjiv"},{"family":"Naves","given":"Thomas"},{"family":"Bois","given":"Melanie C."},{"family":"Akil","given":"Hussein"},{"family":"Terro","given":"Faraj"},{"family":"Fauchais","given":"Anne-Laure"},{"family":"Liozon","given":"Eric"},{"family":"Jauberteau","given":"Marie-Odile"},{"family":"Weyand","given":"Cornelia M."},{"family":"Ly","given":"Kim-Heang"}],"issued":{"date-parts":[["2023",9,6]]}}}],"schema":"https://github.com/citation-style-language/schema/raw/master/csl-citation.json"}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17</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of temporal artery biopsies (TABs) reveal extensive antibody deposition in diseased tissue</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{"citationID":"JLB7yIfa","properties":{"formattedCitation":"\\super 14\\uc0\\u8211{}16\\nosupersub{}","plainCitation":"14–16","noteIndex":0},"citationItems":[{"id":1665,"uris":["http://zotero.org/users/10812369/items/UY7CSTLB"],"itemData":{"id":1665,"type":"article-journal","container-title":"Annals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14–16</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suggesting autoantibody responses to unknown vascular antigens. To identify these, I used Phage-display immunoprecipitation sequencing (PhIP-seq)</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{"citationID":"1TjQdsqd","properties":{"formattedCitation":"\\super 18\\uc0\\u8211{}22\\nosupersub{}","plainCitation":"18–22","noteIndex":0},"citationItems":[{"id":1924,"uris":["http://zotero.org/users/10812369/items/N9GIGXYD"],"itemData":{"id":1924,"type":"article-journal","container-title":"Nature Biotechnology","DOI":"10.1038/nbt.1856","ISSN":"1087-0156, 1546-1696","issue":"6","journalAbbreviation":"Nat Biotechnol","language":"en","license":"http://www.springer.com/tdm","page":"535-541","source":"DOI.org (Crossref)","title":"Autoantigen discovery with a synthetic human peptidome","volume":"29","author":[{"family":"Larman","given":"H Benjamin"},{"family":"Zhao","given":"Zhenming"},{"family":"Laserson","given":"Uri"},{"family":"Li","given":"Mamie Z"},{"family":"Ciccia","given":"Alberto"},{"family":"Gakidis","given":"M Angelica Martinez"},{"family":"Church","given":"George M"},{"family":"Kesari","given":"Santosh"},{"family":"LeProust","given":"Emily M"},{"family":"Solimini","given":"Nicole L"},{"family":"Elledge","given":"Stephen J"}],"issued":{"date-parts":[["2011",6]]}}},{"id":745,"uris":["http://zotero.org/users/10812369/items/7ZAENZH6"],"itemData":{"id":745,"type":"article-journal","abstract":"Abstract\n            Paraneoplastic neurological disorders are immune-mediated diseases understood to manifest as part of a misdirected anti-tumor immune response. Paraneoplastic neurological disorder-associated autoantibodies can assist with diagnosis and enhance our understanding of tumor-associated immune processes. We designed a comprehensive library of 49-amino-acid overlapping peptides spanning the entire human proteome, including all splicing isoforms and computationally predicted coding regions. Using this library, we optimized a phage immunoprecipitation and sequencing protocol with multiple rounds of enrichment to create high-resolution epitope profiles in serum and cerebrospinal fluid (CSF) samples from patients suffering from two common paraneoplastic neurological disorders, the anti-Yo (n = 36 patients) and anti-Hu (n = 44 patients) syndromes. All (100%) anti-Yo patient samples yielded enrichment of peptides from the canonical anti-Yo (CDR2 and CDR2L) antigens, while 38% of anti-Hu patients enriched peptides deriving from the nELAVL (neuronal embryonic lethal abnormal vision like) family of proteins, the anti-Hu autoantigenic target. Among the anti-Hu patient samples that were positive for nELAVL, we noted a restricted region of immunoreactivity. To achieve single amino acid resolution, we designed a novel deep mutational scanning phage library encoding all possible single-point mutants targeting the reactive nELAVL region. This analysis revealed a distinct preference for the degenerate motif, RLDxLL, shared by ELAVL2, 3 and 4. Lastly, phage immunoprecipitation sequencing identified several known autoantigens in these same patient samples, including peptides deriving from the cancer-associated antigens ZIC and SOX families of transcription factors. Overall, this optimized phage immunoprecipitation sequencing library and protocol yielded the high-resolution epitope mapping of the autoantigens targeted in anti-Yo and anti-Hu encephalitis patients to date. The results presented here further demonstrate the utility and high-resolution capability of phage immunoprecipitation sequencing for both basic science and clinical applications and for better understanding the antigenic targets and triggers of paraneoplastic neurological disorders.","container-title":"Brain Communications","DOI":"10.1093/braincomms/fcaa059","ISSN":"2632-1297","issue":"2","language":"en","page":"fcaa059","source":"DOI.org (Crossref)","title":"High-resolution epitope mapping of anti-Hu and anti-Yo autoimmunity by programmable phage display","volume":"2","author":[{"family":"O’Donovan","given":"Brian"},{"family":"Mandel-Brehm","given":"Caleigh"},{"family":"Vazquez","given":"Sara E"},{"family":"Liu","given":"Jamin"},{"family":"Parent","given":"Audrey V"},{"family":"Anderson","given":"Mark S"},{"family":"Kassimatis","given":"Travis"},{"family":"Zekeridou","given":"Anastasia"},{"family":"Hauser","given":"Stephen L"},{"family":"Pittock","given":"Sean J"},{"family":"Chow","given":"Eric"},{"family":"Wilson","given":"Michael R"},{"family":"DeRisi","given":"Joseph L"}],"issued":{"date-parts":[["2020",7,1]]}}},{"id":747,"uris":["http://zotero.org/users/10812369/items/USWJCPT7"],"itemData":{"id":747,"type":"article-journal","abstract":"The identification of autoantigens remains a critical challenge for understanding and treating autoimmune diseases. Autoimmune polyendocrine syndrome type 1 (APS1), a rare monogenic form of autoimmunity, presents as widespread autoimmunity with T and B cell responses to multiple organs. Importantly, autoantibody discovery in APS1 can illuminate fundamental disease pathogenesis, and many of the antigens found in APS1 extend to more common autoimmune diseases. Here, we performed proteome-wide programmable phage-display (PhIP-Seq) on sera from a cohort of people with APS1 and discovered multiple common antibody targets. These novel APS1 autoantigens exhibit tissue-restricted expression, including expression in enteroendocrine cells, pineal gland, and dental enamel. Using detailed clinical phenotyping, we find novel associations between autoantibodies and organ-restricted autoimmunity, including a link between anti-KHDC3L autoantibodies and premature ovarian insufficiency, and between anti-RFX6 autoantibodies and diarrheal-type intestinal dysfunction. Our study highlights the utility of PhIP-Seq for extensively interrogating antigenic repertoires in human autoimmunity and the importance of antigen discovery for improved understanding of disease mechanisms.","container-title":"eLife","DOI":"10.7554/eLife.55053","ISSN":"2050-084X","language":"en","page":"e55053","source":"DOI.org (Crossref)","title":"Identification of novel, clinically correlated autoantigens in the monogenic autoimmune syndrome APS1 by proteome-wide PhIP-Seq","volume":"9","author":[{"family":"Vazquez","given":"Sara E"},{"family":"Ferré","given":"Elise MN"},{"family":"Scheel","given":"David W"},{"family":"Sunshine","given":"Sara"},{"family":"Miao","given":"Brenda"},{"family":"Mandel-Brehm","given":"Caleigh"},{"family":"Quandt","given":"Zoe"},{"family":"Chan","given":"Alice Y"},{"family":"Cheng","given":"Mickie"},{"family":"German","given":"Michael"},{"family":"Lionakis","given":"Michail"},{"family":"DeRisi","given":"Joseph L"},{"family":"Anderson","given":"Mark S"}],"issued":{"date-parts":[["2020",5,15]]}}},{"id":952,"uris":["http://zotero.org/users/10812369/items/PVRJZYPY"],"itemData":{"id":952,"type":"article-journal","abstract":"Phage immunoprecipitation sequencing (PhIP-­seq) allows for unbiased, proteome-w­ ide autoantibody discovery across a variety of disease settings, with identification of disease-­specific autoantigens providing new insight into previously poorly understood forms of immune dysregulation. Despite several successful implementations of PhIP-s­ eq for autoantigen discovery, including our previous work (Vazquez et al., 2020), current protocols are inherently difficult to scale to accommodate large cohorts of cases and importantly, healthy controls. Here, we develop and validate a high throughput extension of PhIP-­seq in various etiologies of autoimmune and inflammatory diseases, including APS1, IPEX, RAG1/2 deficiency, Kawasaki disease (KD), multisystem inflammatory syndrome in children (MIS-­C), and finally, mild and severe forms of COVID-­19. We demonstrate that these scaled datasets enable machine-l­earning approaches that result in robust prediction of disease status, as well as the ability to detect both known and novel autoantigens, such as prodynorphin (PDYN) in APS1 patients, and intestinally expressed proteins BEST4 and BTNL8 in IPEX patients. Remarkably, BEST4 antibodies were also found in two patients with RAG1/2 deficiency, one of whom had very early onset IBD. Scaled PhIP-s­ eq examination of both MIS-C­ and KD demonstrated rare, overlapping antigens, including CGNL1, as well as several strongly enriched putative pneumonia-­ associated antigens in severe COVID-­19, including the endosomal protein EEA1. Together, scaled PhIP-­seq provides a valuable tool for broadly assessing both rare and common autoantigen overlap between autoimmune diseases of varying origins and etiologies.","container-title":"eLife","DOI":"10.7554/eLife.78550","ISSN":"2050-084X","language":"en","page":"e78550","source":"DOI.org (Crossref)","title":"Autoantibody discovery across monogenic, acquired, and COVID-19-associated autoimmunity with scalable PhIP-seq","volume":"11","author":[{"family":"Vazquez","given":"Sara E"},{"family":"Mann","given":"Sabrina A"},{"family":"Bodansky","given":"Aaron"},{"family":"Kung","given":"Andrew F"},{"family":"Quandt","given":"Zoe"},{"family":"Ferré","given":"Elise Mn"},{"family":"Landegren","given":"Nils"},{"family":"Eriksson","given":"Daniel"},{"family":"Bastard","given":"Paul"},{"family":"Zhang","given":"Shen-Ying"},{"family":"Liu","given":"Jamin"},{"family":"Mitchell","given":"Anthea"},{"family":"Proekt","given":"Irina"},{"family":"Yu","given":"David"},{"family":"Mandel-Brehm","given":"Caleigh"},{"family":"Wang","given":"Chung-Yu"},{"family":"Miao","given":"Brenda"},{"family":"Sowa","given":"Gavin"},{"family":"Zorn","given":"Kelsey"},{"family":"Chan","given":"Alice Y"},{"family":"Tagi","given":"Veronica M"},{"family":"Shimizu","given":"Chisato"},{"family":"Tremoulet","given":"Adriana"},{"family":"Lynch","given":"Kara"},{"family":"Wilson","given":"Michael R"},{"family":"Kämpe","given":"Olle"},{"family":"Dobbs","given":"Kerry"},{"family":"Delmonte","given":"Ottavia M"},{"family":"Bacchetta","given":"Rosa"},{"family":"Notarangelo","given":"Luigi D"},{"family":"Burns","given":"Jane C"},{"family":"Casanova","given":"Jean-Laurent"},{"family":"Lionakis","given":"Michail S"},{"family":"Torgerson","given":"Troy R"},{"family":"Anderson","given":"Mark S"},{"family":"DeRisi","given":"Joseph L"}],"issued":{"date-parts":[["2022",10,27]]}}},{"id":1454,"uris":["http://zotero.org/users/10812369/items/D22JQYP4"],"itemData":{"id":1454,"type":"article-journal","abstract":"Summary: Because of their high abundance, easy accessibility in peripheral blood, and relative stability ex vivo, antibodies serve as excellent records of environmental exposures and immune responses. Phage ImmunoPrecipitation Sequencing (PhIP-Seq) is the most efﬁcient technique available for assessing antibody binding to hundreds of thousands of peptides at a cohort scale. PhIP-Seq is a high-throughput approach for assessing antibody reactivity to hundreds of thousands of candidate epitopes. Accurate detection of weakly reactive peptides is particularly important for characterizing the development and decline of antibody responses. Here, we present BEER (Bayesian Enrichment Estimation in R), a software package speciﬁcally developed for the quantiﬁcation of peptide reactivity from PhIP-Seq experiments. BEER implements a hierarchical model and produces posterior probabilities for peptide reactivity and a fold change estimate to quantify the magnitude. BEER also offers functionality to infer peptide reactivity based on the edgeR package, though the improvement in speed is offset by slightly lower sensitivity compared to the Bayesian approach, speciﬁcally for weakly reactive peptides.","container-title":"Bioinformatics","DOI":"10.1093/bioinformatics/btac555","ISSN":"1367-4803, 1367-4811","issue":"19","language":"en","license":"https://creativecommons.org/licenses/by-nc/4.0/","page":"4647-4649","source":"DOI.org (Crossref)","title":"Detecting and quantifying antibody reactivity in PhIP-Seq data with BEER","volume":"38","author":[{"family":"Chen","given":"Athena"},{"family":"Kammers","given":"Kai"},{"family":"Larman","given":"H Benjamin"},{"family":"Scharpf","given":"Robert B"},{"family":"Ruczinski","given":"Ingo"}],"editor":[{"family":"Kendziorski","given":"Christina"}],"issued":{"date-parts":[["2022",9,30]]}}}],"schema":"https://github.com/citation-style-language/schema/raw/master/csl-citation.json"}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18–22</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a proteome-wide approach to autoantibody discovery. In collaboration with the Vasculitis Clinical Research Consortium (VCRC), I profiled 233 biopsy-confirmed GCA patients and identified a disease-specific autoantibody signature targeting </w:t>
      </w:r>
      <w:r w:rsidRPr="000F79CF">
        <w:rPr>
          <w:rFonts w:ascii="Arial" w:eastAsia="Times New Roman" w:hAnsi="Arial" w:cs="Arial"/>
          <w:b/>
          <w:kern w:val="0"/>
          <w:sz w:val="22"/>
          <w:szCs w:val="22"/>
          <w14:ligatures w14:val="none"/>
        </w:rPr>
        <w:t>medin</w:t>
      </w:r>
      <w:r w:rsidRPr="000F79CF">
        <w:rPr>
          <w:rFonts w:ascii="Arial" w:eastAsia="Times New Roman" w:hAnsi="Arial" w:cs="Arial"/>
          <w:kern w:val="0"/>
          <w:sz w:val="22"/>
          <w:szCs w:val="22"/>
          <w14:ligatures w14:val="none"/>
        </w:rPr>
        <w:t>—a peptide fragment of MFGE8 that forms amyloid aggregates in arteries</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{"citationID":"Mn1FIMt0","properties":{"formattedCitation":"\\super 23,24\\nosupersub{}","plainCitation":"23,24","noteIndex":0},"citationItems":[{"id":1832,"uris":["http://zotero.org/users/10812369/items/R5DQF82S"],"itemData":{"id":1832,"type":"article-journal","language":"en","source":"Zotero","title":"Evidence for Two Distinct Forms of Localized Deposits","author":[{"family":"Mucchiano","given":"Gerd"},{"family":"Westermark","given":"Per"}]}},{"id":1243,"uris":["http://zotero.org/users/10812369/items/RE3U9TAK"],"itemData":{"id":1243,"type":"article-journal","abstract":"Aortic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23,24</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w:t>
      </w:r>
    </w:p>
    <w:p w14:paraId="1454449B" w14:textId="4CB07A98" w:rsidR="00A16AB3" w:rsidRPr="00E1730B" w:rsidRDefault="00A16AB3" w:rsidP="00A16AB3">
      <w:pPr>
        <w:rPr>
          <w:rFonts w:ascii="Arial" w:hAnsi="Arial" w:cs="Arial"/>
          <w:sz w:val="22"/>
          <w:szCs w:val="22"/>
        </w:rPr>
      </w:pPr>
      <w:r>
        <w:rPr>
          <w:rFonts w:ascii="Arial" w:hAnsi="Arial" w:cs="Arial"/>
          <w:sz w:val="22"/>
          <w:szCs w:val="22"/>
        </w:rPr>
        <w:t>There is significant supporting evidence linking medin to GCA</w:t>
      </w:r>
      <w:r>
        <w:rPr>
          <w:rFonts w:ascii="Arial" w:eastAsia="Times New Roman" w:hAnsi="Arial" w:cs="Arial"/>
          <w:kern w:val="0"/>
          <w:sz w:val="22"/>
          <w:szCs w:val="22"/>
          <w14:ligatures w14:val="none"/>
        </w:rPr>
        <w:t xml:space="preserve">. </w:t>
      </w:r>
      <w:r w:rsidRPr="000F79CF">
        <w:rPr>
          <w:rFonts w:ascii="Arial" w:eastAsia="Times New Roman" w:hAnsi="Arial" w:cs="Arial"/>
          <w:kern w:val="0"/>
          <w:sz w:val="22"/>
          <w:szCs w:val="22"/>
          <w14:ligatures w14:val="none"/>
        </w:rPr>
        <w:t>First, accumulation of medin is age related</w:t>
      </w:r>
      <w:r w:rsidR="009058DE">
        <w:rPr>
          <w:rFonts w:ascii="Arial" w:eastAsia="Times New Roman" w:hAnsi="Arial" w:cs="Arial"/>
          <w:kern w:val="0"/>
          <w:sz w:val="22"/>
          <w:szCs w:val="22"/>
          <w14:ligatures w14:val="none"/>
        </w:rPr>
        <w:fldChar w:fldCharType="begin"/>
      </w:r>
      <w:r w:rsidR="009058DE">
        <w:rPr>
          <w:rFonts w:ascii="Arial" w:eastAsia="Times New Roman" w:hAnsi="Arial" w:cs="Arial"/>
          <w:kern w:val="0"/>
          <w:sz w:val="22"/>
          <w:szCs w:val="22"/>
          <w14:ligatures w14:val="none"/>
        </w:rPr>
        <w:instrText xml:space="preserve"> ADDIN ZOTERO_ITEM CSL_CITATION {"citationID":"enFhzvik","properties":{"formattedCitation":"\\super 24,24\\nosupersub{}","plainCitation":"24,24","noteIndex":0},"citationItems":[{"id":1243,"uris":["http://zotero.org/users/10812369/items/RE3U9TAK"],"itemData":{"id":1243,"type":"article-journal","abstract":"Aortic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9058DE" w:rsidRPr="009058DE">
        <w:rPr>
          <w:rFonts w:ascii="Arial" w:hAnsi="Arial" w:cs="Arial"/>
          <w:kern w:val="0"/>
          <w:sz w:val="22"/>
          <w:vertAlign w:val="superscript"/>
        </w:rPr>
        <w:t>24,24</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It is only found in blood vessels of nearly all individuals over 50 years old, increases with age, and aggregates specifically in the medial layer of large arteries in the upper body</w:t>
      </w:r>
      <w:r w:rsidR="009058DE">
        <w:rPr>
          <w:rFonts w:ascii="Arial" w:eastAsia="Times New Roman" w:hAnsi="Arial" w:cs="Arial"/>
          <w:kern w:val="0"/>
          <w:sz w:val="22"/>
          <w:szCs w:val="22"/>
          <w14:ligatures w14:val="none"/>
        </w:rPr>
        <w:fldChar w:fldCharType="begin"/>
      </w:r>
      <w:r w:rsidR="002760B8">
        <w:rPr>
          <w:rFonts w:ascii="Arial" w:eastAsia="Times New Roman" w:hAnsi="Arial" w:cs="Arial"/>
          <w:kern w:val="0"/>
          <w:sz w:val="22"/>
          <w:szCs w:val="22"/>
          <w14:ligatures w14:val="none"/>
        </w:rPr>
        <w:instrText xml:space="preserve"> ADDIN ZOTERO_ITEM CSL_CITATION {"citationID":"xO5II9NJ","properties":{"formattedCitation":"\\super 25\\nosupersub{}","plainCitation":"25","noteIndex":0},"citationItems":[{"id":1242,"uris":["http://zotero.org/users/10812369/items/GQR2DQGG"],"itemData":{"id":1242,"type":"article-journal","abstract":"Amyloid deposition occurs commonly in the aging aortic media. We recently found that a 50 amino acid amyloid ﬁbril protein, which we called medin, forms the ﬁbrils of this amyloid form. Medin is an internal fragment of the 364 long precursor lactadherin, which is expressed by several kinds of cells including vascular smooth muscle cells. With the use of speciﬁc antibodies we have now studied the vascular distribution of medin (AMed) amyloid in a series of 18 individuals, 57 years of age and older. All individuals had widely spread AMed amyloid in the media of the thoracic aorta while this type of amyloid occurred less commonly in the abdominal aorta. In 8 of the 18 individuals, AMed-amyloid was also found in the basilar artery while the frequency was lower in other studied arteries. Amyloid was usually seen in close association with the internal elastic lamina. Analysis of proteins extracted from amyloid-rich aortic media showed presence of both lactadherin and medin. This study shows that AMed amyloid is not restricted to the aorta and the temporal artery but also occurs in other arteries, mainly in the upper part of the body. AMed amyloid has to be added to the forms of amyloid that may be seen in intracranial vessels.","container-title":"Amyloid","DOI":"10.1080/13506120500107006","ISSN":"1350-6129, 1744-2818","issue":"2","journalAbbreviation":"Amyloid","language":"en","page":"96-102","source":"DOI.org (Crossref)","title":"Medin-amyloid: A recently characterized age-associated arterial amyloid form affects mainly arteries in the upper part of the body","title-short":"Medin-amyloid","volume":"12","author":[{"family":"Peng","given":"Siwei"},{"family":"Glennert","given":"Johanna"},{"family":"Westermark","given":"Per"}],"issued":{"date-parts":[["2005",6]]}}}],"schema":"https://github.com/citation-style-language/schema/raw/master/csl-citation.json"} </w:instrText>
      </w:r>
      <w:r w:rsidR="009058DE">
        <w:rPr>
          <w:rFonts w:ascii="Arial" w:eastAsia="Times New Roman" w:hAnsi="Arial" w:cs="Arial"/>
          <w:kern w:val="0"/>
          <w:sz w:val="22"/>
          <w:szCs w:val="22"/>
          <w14:ligatures w14:val="none"/>
        </w:rPr>
        <w:fldChar w:fldCharType="separate"/>
      </w:r>
      <w:r w:rsidR="002760B8" w:rsidRPr="002760B8">
        <w:rPr>
          <w:rFonts w:ascii="Arial" w:hAnsi="Arial" w:cs="Arial"/>
          <w:kern w:val="0"/>
          <w:sz w:val="22"/>
          <w:vertAlign w:val="superscript"/>
        </w:rPr>
        <w:t>25</w:t>
      </w:r>
      <w:r w:rsidR="009058DE">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Medin amyloid is also present within giant cells in GCA temporal artery tissues</w:t>
      </w:r>
      <w:r w:rsidR="002760B8">
        <w:rPr>
          <w:rFonts w:ascii="Arial" w:eastAsia="Times New Roman" w:hAnsi="Arial" w:cs="Arial"/>
          <w:kern w:val="0"/>
          <w:sz w:val="22"/>
          <w:szCs w:val="22"/>
          <w14:ligatures w14:val="none"/>
        </w:rPr>
        <w:fldChar w:fldCharType="begin"/>
      </w:r>
      <w:r w:rsidR="002760B8">
        <w:rPr>
          <w:rFonts w:ascii="Arial" w:eastAsia="Times New Roman" w:hAnsi="Arial" w:cs="Arial"/>
          <w:kern w:val="0"/>
          <w:sz w:val="22"/>
          <w:szCs w:val="22"/>
          <w14:ligatures w14:val="none"/>
        </w:rPr>
        <w:instrText xml:space="preserve"> ADDIN ZOTERO_ITEM CSL_CITATION {"citationID":"dI6zhM5k","properties":{"formattedCitation":"\\super 26\\nosupersub{}","plainCitation":"26","noteIndex":0},"citationItems":[{"id":1210,"uris":["http://zotero.org/users/10812369/items/GT93HIBV"],"itemData":{"id":1210,"type":"article-journal","abstract":"Small amyloid deposits commonly occur along the internal elastic lamina of the temporal artery. In temporal artery biopsies from 22 patients with histological signs of giant cell arteritis and 25 without, amyloid deposits were found in 14 and 21 biopsies, respectively. Two speciﬁc peptide antisera show that this amyloid is identical to the recently identiﬁed medin-amyloid in the ageing aorta. On immunoelectron microscopy, the amyloid appeared topographically closely related to the elastic material. Furthermore, fragmented elastic material was often immunolabelled for medin and found to be engulfed by giant cells. Medin is an internal fragment of the larger precursor lactadherin and is presumably formed by speciﬁc enzymatic cleavage events. In situ hybridization showed that lactadherin is expressed locally by smooth muscle cells of the temporal artery. Given the potential role of lactadherin as a mediator for the adhesion of cells, including macrophages, to other cells or surfaces, lactadherin or its fragment medin may be important in the inﬂammatory process in giant cell arteritis. Copyright # 2001 John Wiley &amp; Sons, Ltd.","container-title":"The Journal of Pathology","DOI":"10.1002/path.1014","ISSN":"0022-3417, 1096-9896","issue":"1","journalAbbreviation":"The Journal of Pathology","language":"en","page":"91-96","source":"DOI.org (Crossref)","title":"Medin and medin</w:instrText>
      </w:r>
      <w:r w:rsidR="002760B8">
        <w:rPr>
          <w:rFonts w:ascii="Cambria Math" w:eastAsia="Times New Roman" w:hAnsi="Cambria Math" w:cs="Cambria Math"/>
          <w:kern w:val="0"/>
          <w:sz w:val="22"/>
          <w:szCs w:val="22"/>
          <w14:ligatures w14:val="none"/>
        </w:rPr>
        <w:instrText>‐</w:instrText>
      </w:r>
      <w:r w:rsidR="002760B8">
        <w:rPr>
          <w:rFonts w:ascii="Arial" w:eastAsia="Times New Roman" w:hAnsi="Arial" w:cs="Arial"/>
          <w:kern w:val="0"/>
          <w:sz w:val="22"/>
          <w:szCs w:val="22"/>
          <w14:ligatures w14:val="none"/>
        </w:rPr>
        <w:instrText>amyloid in ageing inflamed and non</w:instrText>
      </w:r>
      <w:r w:rsidR="002760B8">
        <w:rPr>
          <w:rFonts w:ascii="Cambria Math" w:eastAsia="Times New Roman" w:hAnsi="Cambria Math" w:cs="Cambria Math"/>
          <w:kern w:val="0"/>
          <w:sz w:val="22"/>
          <w:szCs w:val="22"/>
          <w14:ligatures w14:val="none"/>
        </w:rPr>
        <w:instrText>‐</w:instrText>
      </w:r>
      <w:r w:rsidR="002760B8">
        <w:rPr>
          <w:rFonts w:ascii="Arial" w:eastAsia="Times New Roman" w:hAnsi="Arial" w:cs="Arial"/>
          <w:kern w:val="0"/>
          <w:sz w:val="22"/>
          <w:szCs w:val="22"/>
          <w14:ligatures w14:val="none"/>
        </w:rPr>
        <w:instrText xml:space="preserve">inflamed temporal arteries","volume":"196","author":[{"family":"Peng","given":"Siwei"},{"family":"Westermark","given":"Gunilla T."},{"family":"Näslund","given":"Jan"},{"family":"Häggqvist","given":"Bo"},{"family":"Glennert","given":"Johanna"},{"family":"Westermark","given":"Per"}],"issued":{"date-parts":[["2002",1]]}}}],"schema":"https://github.com/citation-style-language/schema/raw/master/csl-citation.json"} </w:instrText>
      </w:r>
      <w:r w:rsidR="002760B8">
        <w:rPr>
          <w:rFonts w:ascii="Arial" w:eastAsia="Times New Roman" w:hAnsi="Arial" w:cs="Arial"/>
          <w:kern w:val="0"/>
          <w:sz w:val="22"/>
          <w:szCs w:val="22"/>
          <w14:ligatures w14:val="none"/>
        </w:rPr>
        <w:fldChar w:fldCharType="separate"/>
      </w:r>
      <w:r w:rsidR="002760B8" w:rsidRPr="002760B8">
        <w:rPr>
          <w:rFonts w:ascii="Arial" w:hAnsi="Arial" w:cs="Arial"/>
          <w:kern w:val="0"/>
          <w:sz w:val="22"/>
          <w:vertAlign w:val="superscript"/>
        </w:rPr>
        <w:t>26</w:t>
      </w:r>
      <w:r w:rsidR="002760B8">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and a recent genome wide association study identified MFGE8 as a top risk variant for GC</w:t>
      </w:r>
      <w:r>
        <w:rPr>
          <w:rFonts w:ascii="Arial" w:eastAsia="Times New Roman" w:hAnsi="Arial" w:cs="Arial"/>
          <w:kern w:val="0"/>
          <w:sz w:val="22"/>
          <w:szCs w:val="22"/>
          <w14:ligatures w14:val="none"/>
        </w:rPr>
        <w:t>A</w:t>
      </w:r>
      <w:r w:rsidR="002760B8">
        <w:rPr>
          <w:rFonts w:ascii="Arial" w:eastAsia="Times New Roman" w:hAnsi="Arial" w:cs="Arial"/>
          <w:kern w:val="0"/>
          <w:sz w:val="22"/>
          <w:szCs w:val="22"/>
          <w14:ligatures w14:val="none"/>
        </w:rPr>
        <w:fldChar w:fldCharType="begin"/>
      </w:r>
      <w:r w:rsidR="002760B8">
        <w:rPr>
          <w:rFonts w:ascii="Arial" w:eastAsia="Times New Roman" w:hAnsi="Arial" w:cs="Arial"/>
          <w:kern w:val="0"/>
          <w:sz w:val="22"/>
          <w:szCs w:val="22"/>
          <w14:ligatures w14:val="none"/>
        </w:rPr>
        <w:instrText xml:space="preserve"> ADDIN ZOTERO_ITEM CSL_CITATION {"citationID":"FtLWKGoG","properties":{"formattedCitation":"\\super 27\\nosupersub{}","plainCitation":"27","noteIndex":0},"citationItems":[{"id":1286,"uris":["http://zotero.org/users/10812369/items/UGUBRP68"],"itemData":{"id":1286,"type":"article-journal","abstract":"Background Giant cell arteritis is an age-related vasculitis that mainly affects the aorta and its branches in individuals aged 50 years and older. Current options for diagnosis and treatment are scarce, highlighting the need to better understand its underlying pathogenesis. Genome-wide association studies (GWAS) have emerged as a powerful tool for unravelling the pathogenic mechanisms involved in complex diseases. We aimed to characterise the genetic basis of giant cell arteritis by performing the largest GWAS of this vasculitis to date and to assess the functional consequences and clinical implications of identified risk loci.","container-title":"The Lancet Rheumatology","DOI":"10.1016/S2665-9913(24)00064-X","ISSN":"26659913","issue":"6","journalAbbreviation":"The Lancet Rheumatology","language":"en","page":"e374-e383","source":"DOI.org (Crossref)","title":"Risk loci involved in giant cell arteritis susceptibility: a genome-wide association study","title-short":"Risk loci involved in giant cell arteritis susceptibility","volume":"6","author":[{"family":"Borrego-Yaniz","given":"Gonzalo"},{"family":"Ortiz-Fernández","given":"Lourdes"},{"family":"Madrid-Paredes","given":"Adela"},{"family":"Kerick","given":"Martin"},{"family":"Hernández-Rodríguez","given":"José"},{"family":"Mackie","given":"Sarah L"},{"family":"Vaglio","given":"Augusto"},{"family":"Castañeda","given":"Santos"},{"family":"Solans","given":"Roser"},{"family":"Mestre-Torres","given":"Jaume"},{"family":"Khalidi","given":"Nader"},{"family":"Langford","given":"Carol A"},{"family":"Ytterberg","given":"Steven"},{"family":"Beretta","given":"Lorenzo"},{"family":"Govoni","given":"Marcello"},{"family":"Emmi","given":"Giacomo"},{"family":"Cimmino","given":"Marco A"},{"family":"Witte","given":"Torsten"},{"family":"Neumann","given":"Thomas"},{"family":"Holle","given":"Julia"},{"family":"Schönau","given":"Verena"},{"family":"Pugnet","given":"Gregory"},{"family":"Papo","given":"Thomas"},{"family":"Haroche","given":"Julien"},{"family":"Mahr","given":"Alfred"},{"family":"Mouthon","given":"Luc"},{"family":"Molberg","given":"Øyvind"},{"family":"Diamantopoulos","given":"Andreas P"},{"family":"Voskuyl","given":"Alexandre"},{"family":"Daikeler","given":"Thomas"},{"family":"Berger","given":"Christoph T"},{"family":"Molloy","given":"Eamonn S"},{"family":"Blockmans","given":"Daniel"},{"family":"Van Sleen","given":"Yannick"},{"family":"Iles","given":"Mark"},{"family":"Sorensen","given":"Louise"},{"family":"Luqmani","given":"Raashid"},{"family":"Reynolds","given":"Gary"},{"family":"Bukhari","given":"Marwan"},{"family":"Bhagat","given":"Shweta"},{"family":"Ortego-Centeno","given":"Norberto"},{"family":"Brouwer","given":"Elisabeth"},{"family":"Lamprecht","given":"Peter"},{"family":"Klapa","given":"Sebastian"},{"family":"Salvarani","given":"Carlo"},{"family":"Merkel","given":"Peter A"},{"family":"Cid","given":"María C"},{"family":"González-Gay","given":"Miguel A"},{"family":"Morgan","given":"Ann W"},{"family":"Martin","given":"Javier"},{"family":"Márquez","given":"Ana"},{"family":"Callejas","given":"José Luis"},{"family":"Caminal-Montero","given":"Luis"},{"family":"Corbera-Bellalta","given":"Marc"},{"family":"De Miguel","given":"Eugenio"},{"family":"Díaz-López","given":"J. Bernardino"},{"family":"García-Villanueva","given":"María Jesús"},{"family":"Gómez-Vaquero","given":"Carmen"},{"family":"Guijarro-Rojas","given":"Mercedes"},{"family":"Hidalgo-Conde","given":"Ana"},{"family":"Marí-Alfonso","given":"Begoña"},{"family":"Martínez-Berriochoa","given":"Agustín"},{"family":"Morado","given":"Inmaculada C."},{"family":"Narváez","given":"Javier"},{"family":"Ramentol-Sintas","given":"Marc"},{"family":"Martínez-Zapico","given":"Aleida"},{"family":"Martínez-Taboada","given":"Víctor Manuel"},{"family":"Miranda-Filloy","given":"José A."},{"family":"Monfort","given":"Jordi"},{"family":"Pérez-Conesa","given":"Mercedes"},{"family":"Prieto-González","given":"Sergio"},{"family":"Raya","given":"Enrique"},{"family":"Ríos-Fenández","given":"Raquel"},{"family":"Sánchez-Martín","given":"Julio"},{"family":"Sopeña","given":"Bernardo"},{"family":"Tío","given":"Laura"},{"family":"Unzurrunzaga","given":"Ainhoa"},{"family":"Wordsworth","given":"Oliver"},{"family":"Whitwell","given":"Isobel"},{"family":"Brock","given":"Jessica"},{"family":"Douglas","given":"Victoria"},{"family":"Hettiarachchi","given":"Chamila"},{"family":"Bartholomew","given":"Jacqui"},{"family":"Jarrett","given":"Stephen"},{"family":"Smithson","given":"Gayle"},{"family":"Green","given":"Michael"},{"family":"Brown","given":"Pearl Clark"},{"family":"Lawson","given":"Cathy"},{"family":"Gordon","given":"Esther"},{"family":"Lane","given":"Suzanne"},{"family":"Francis","given":"Rebecca"},{"family":"Dasgupta","given":"Bhaskar"},{"family":"Masunda","given":"Bridgett"},{"family":"Calver","given":"Jo"},{"family":"Patel","given":"Yusuf"},{"family":"Thompson","given":"Charlotte"},{"family":"Gregory","given":"Louise"},{"family":"Levy","given":"Sarah"},{"family":"Menon","given":"Ajit"},{"family":"Thompson","given":"Amy"},{"family":"Dyche","given":"Lisa"},{"family":"Martin","given":"Michael"},{"family":"Li","given":"Charles"},{"family":"Laxminarayan","given":"Ramasharan"},{"family":"Wilcox","given":"Louise"},{"family":"De Guzman","given":"Ralph"},{"family":"Isaacs","given":"John"},{"family":"Lorenzi","given":"Alice"},{"family":"Farley","given":"Ross"},{"family":"Hinchcliffe-Hume","given":"Helain"},{"family":"Bejarano","given":"Victoria"},{"family":"Hope","given":"Susan"},{"family":"Nandi","given":"Pradip"},{"family":"Stockham","given":"Lynne"},{"family":"Wilde","given":"Catherine"},{"family":"Durrant","given":"Donna"},{"family":"Lloyd","given":"Mark"},{"family":"Ye","given":"Chee-Seng"},{"family":"Stevens","given":"Rob"},{"family":"Jilani","given":"Amjad"},{"family":"Collins","given":"David"},{"family":"Pegler","given":"Suzannah"},{"family":"Rivett","given":"Ali"},{"family":"Price","given":"Liz"},{"family":"McHugh","given":"Neil"},{"family":"Skeoch","given":"Sarah"},{"family":"O'Kane","given":"Diana"},{"family":"Kirkwood","given":"Sue"},{"family":"Vadivelu","given":"Saravanan"},{"family":"Pugmire","given":"Susan"},{"family":"Sultan","given":"Shabina"},{"family":"Dooks","given":"Emma"},{"family":"Armstrong","given":"Lisa"},{"family":"Sadik","given":"Hala"},{"family":"Nandagudi","given":"Anupama"},{"family":"Abioye","given":"Tolu"},{"family":"Ramos","given":"Angelo"},{"family":"Gumus","given":"Steph"},{"family":"Sofat","given":"Nidhi"},{"family":"Harrison","given":"Abiola"},{"family":"Seward","given":"Abi"},{"family":"Mollan","given":"Susan"},{"family":"Rahan","given":"Ray"},{"family":"Hawkins","given":"Helen"},{"family":"Emsley","given":"Hedley"},{"family":"Bhargava","given":"Anna"},{"family":"Fleming","given":"Vicki"},{"family":"Hare","given":"Marianne"},{"family":"Raj","given":"Sonia"},{"family":"George","given":"Emmanuel"},{"family":"Allen","given":"Nicola"},{"family":"Hunter","given":"Karl"},{"family":"O'Sullivan","given":"Eoin"},{"family":"Bird","given":"Georgina"},{"family":"Magliano","given":"Malgorzata"},{"family":"Manzo","given":"Katarina"},{"family":"Sanghera","given":"Bobbie"},{"family":"Hutchinson","given":"David"},{"family":"Hammonds","given":"Fiona"},{"family":"Sharma","given":"Poonam"},{"family":"Cooper","given":"Richard"},{"family":"McLintock","given":"Graeme"},{"family":"Al-Saffar","given":"Zaid S."},{"family":"Green","given":"Mike"},{"family":"Elliott","given":"Kerry"},{"family":"Neale","given":"Tania"},{"family":"Mallinson","given":"Janine"},{"family":"Lanyon","given":"Peter"},{"family":"Pradere","given":"Marie-Josephe"},{"family":"Jordan","given":"Natasha"},{"family":"Htut","given":"Ei Phyu"},{"family":"Mushapaidzi","given":"Thelma"},{"family":"Abercrombie","given":"Donna"},{"family":"Wright","given":"Sam"},{"family":"Rowlands","given":"Jane"},{"family":"Mukhtyar","given":"Chetan"},{"family":"Kennedy","given":"James"},{"family":"Makkuni","given":"Damodar"},{"family":"Wilhelmsen","given":"Elva"},{"family":"Kouroupis","given":"Michael"},{"family":"John","given":"Lily"},{"family":"Hughes","given":"Rod"},{"family":"Walsh","given":"Margaret"},{"family":"Buckley","given":"Marie"},{"family":"Mackay","given":"Kirsten"},{"family":"Camden-Woodley","given":"Tracey"},{"family":"Redome","given":"Joan"},{"family":"Pearce","given":"Kirsty"},{"family":"Marianayagam","given":"Thiraupathy"},{"family":"Cruz","given":"Carina"},{"family":"Warner","given":"Elizabeth"},{"family":"Atchia","given":"Ishmael"},{"family":"Walker","given":"Claire"},{"family":"Black","given":"Karen"},{"family":"Duffy","given":"Stacey"},{"family":"Fothergill","given":"Lynda"},{"family":"Jefferey","given":"Rebecca"},{"family":"Toomey","given":"Jackie"},{"family":"Rhys-Dillon","given":"Ceril"},{"family":"Pothecary","given":"Carla"},{"family":"Green","given":"Lauren"},{"family":"Toms","given":"Tracey"},{"family":"Maher","given":"Linda"},{"family":"Davis","given":"Diana"},{"family":"Sayan","given":"Amrinder"},{"family":"Thankachen","given":"Mini"},{"family":"Abusalameh","given":"Mahdi"},{"family":"Record","given":"Jessica"},{"family":"Khan","given":"Asad"},{"family":"Stafford","given":"Sam"},{"family":"Hussein","given":"Azza"},{"family":"Williams","given":"Clare"},{"family":"Fletcher","given":"Alison"},{"family":"Johson","given":"Laura"},{"family":"Burnett","given":"Richard"},{"family":"Moots","given":"Robert"},{"family":"Frankland","given":"Helen"},{"family":"Dale","given":"James"},{"family":"Black","given":"Karen"},{"family":"Moar","given":"Kirsten"},{"family":"Hollas","given":"Carol"},{"family":"Parker","given":"Ben"},{"family":"Ridings","given":"Derek"},{"family":"Eapen","given":"Sandhya"},{"family":"John","given":"Sindhu"},{"family":"Robson","given":"Jo"},{"family":"Guthrie","given":"Lucy Belle"},{"family":"Fyfe","given":"Rose"},{"family":"Tait","given":"Moira"},{"family":"Marks","given":"Jonathan"},{"family":"Gunter","given":"Emma"},{"family":"Hernandez","given":"Rochelle"},{"family":"Bhat","given":"Smita"},{"family":"Johnston","given":"Paul"},{"family":"Khurshid","given":"Muhammad"},{"family":"Barclay","given":"Charlotte"},{"family":"Kapur","given":"Deepti"},{"family":"Jeffrey","given":"Helen"},{"family":"Hughes","given":"Anna"},{"family":"Slack","given":"Lauren"},{"family":"Thomas","given":"Eleri"},{"family":"Royon","given":"Anna"},{"family":"Hall","given":"Angela"},{"family":"King","given":"Jon"},{"family":"Nyathi","given":"Sindi"},{"family":"Morris","given":"Vanessa"},{"family":"Castelino","given":"Madhura"},{"family":"Hawkins","given":"Ellie"},{"family":"Tomson","given":"Linda"},{"family":"Singh","given":"Animesh"},{"family":"Nunag","given":"Annalyn"},{"family":"O'Connor","given":"Stella"},{"family":"Rushby","given":"Nathan"},{"family":"Hewitson","given":"Nicola"},{"family":"O'Sunmboye","given":"Kenny"},{"family":"Lewszuk","given":"Adam"},{"family":"Boyles","given":"Louise"},{"family":"Perry","given":"Martin"},{"family":"Williams","given":"Emma"},{"family":"Graver","given":"Christine"},{"family":"Defever","given":"Emmanuel"},{"family":"Kamanth","given":"Sanjeet"},{"family":"Kay","given":"Dominic"},{"family":"Ogor","given":"Joe"},{"family":"Winter","given":"Louise"},{"family":"Horton","given":"Sarah"},{"family":"Welch","given":"Gillian"},{"family":"Hollinshead","given":"Kath"},{"family":"Peters","given":"James"},{"family":"Labao","given":"Julius"},{"family":"Dmello","given":"Andrea"},{"family":"Dawson","given":"Julie"},{"family":"Graham","given":"Denise"},{"family":"De Lord","given":"Denise"},{"family":"Deery","given":"Jo"},{"family":"Hazelton","given":"Tracy"},{"family":"Carette","given":"Simon"},{"family":"Chung","given":"Sharon"},{"family":"Cuthbertson","given":"David"},{"family":"Forbess","given":"Lindsy J."},{"family":"Gewurz-Singer","given":"Ora"},{"family":"Hoffman","given":"Gary S."},{"family":"Koening","given":"Curry L."},{"family":"Maksimowicz-McKinnon","given":"Kathleen M."},{"family":"McAlear","given":"Carol A."},{"family":"Moreland","given":"Larry W."},{"family":"Pagnoux","given":"Christian"},{"family":"Seo","given":"Philip"},{"family":"Specks","given":"Ulrich"},{"family":"Spiera","given":"Robert F."},{"family":"Sreih","given":"Antoine"},{"family":"Warrington","given":"Kenneth J."},{"family":"Monach","given":"Paul A."},{"family":"Weisman","given":"Michael"}],"issued":{"date-parts":[["2024",6]]}}}],"schema":"https://github.com/citation-style-language/schema/raw/master/csl-citation.json"} </w:instrText>
      </w:r>
      <w:r w:rsidR="002760B8">
        <w:rPr>
          <w:rFonts w:ascii="Arial" w:eastAsia="Times New Roman" w:hAnsi="Arial" w:cs="Arial"/>
          <w:kern w:val="0"/>
          <w:sz w:val="22"/>
          <w:szCs w:val="22"/>
          <w14:ligatures w14:val="none"/>
        </w:rPr>
        <w:fldChar w:fldCharType="separate"/>
      </w:r>
      <w:r w:rsidR="002760B8" w:rsidRPr="002760B8">
        <w:rPr>
          <w:rFonts w:ascii="Arial" w:hAnsi="Arial" w:cs="Arial"/>
          <w:kern w:val="0"/>
          <w:sz w:val="22"/>
          <w:vertAlign w:val="superscript"/>
        </w:rPr>
        <w:t>27</w:t>
      </w:r>
      <w:r w:rsidR="002760B8">
        <w:rPr>
          <w:rFonts w:ascii="Arial" w:eastAsia="Times New Roman" w:hAnsi="Arial" w:cs="Arial"/>
          <w:kern w:val="0"/>
          <w:sz w:val="22"/>
          <w:szCs w:val="22"/>
          <w14:ligatures w14:val="none"/>
        </w:rPr>
        <w:fldChar w:fldCharType="end"/>
      </w:r>
      <w:r w:rsidRPr="000F79CF">
        <w:rPr>
          <w:rFonts w:ascii="Arial" w:eastAsia="Times New Roman" w:hAnsi="Arial" w:cs="Arial"/>
          <w:kern w:val="0"/>
          <w:sz w:val="22"/>
          <w:szCs w:val="22"/>
          <w14:ligatures w14:val="none"/>
        </w:rPr>
        <w:t xml:space="preserve">. </w:t>
      </w:r>
      <w:r w:rsidRPr="00E1730B">
        <w:rPr>
          <w:rFonts w:ascii="Arial" w:hAnsi="Arial" w:cs="Arial"/>
          <w:sz w:val="22"/>
          <w:szCs w:val="22"/>
        </w:rPr>
        <w:t>Together, these data suggest medin is in the right place, the right time, and is associated genetically, and immunologically (my data).  Thus, medin is a top candidate for playing a critical role in GCA pathogenesis. However, no mechanistic link between medin amyloid and GCA autoimmunity has been established.</w:t>
      </w:r>
      <w:r w:rsidRPr="00E1730B">
        <w:rPr>
          <w:rFonts w:ascii="Arial" w:hAnsi="Arial" w:cs="Arial"/>
          <w:i/>
          <w:iCs/>
          <w:sz w:val="22"/>
          <w:szCs w:val="22"/>
          <w:u w:val="single"/>
        </w:rPr>
        <w:t xml:space="preserve"> </w:t>
      </w:r>
      <w:r w:rsidRPr="000F79CF">
        <w:rPr>
          <w:rFonts w:ascii="Arial" w:hAnsi="Arial" w:cs="Arial"/>
          <w:iCs/>
          <w:sz w:val="22"/>
          <w:szCs w:val="22"/>
          <w:u w:val="single"/>
        </w:rPr>
        <w:t>My overarching hypothesis is that medin amyloid aggregation triggers an autoimmune cascade that leads to vascular destruction in GCA</w:t>
      </w:r>
      <w:r w:rsidRPr="00E1730B">
        <w:rPr>
          <w:rFonts w:ascii="Arial" w:hAnsi="Arial" w:cs="Arial"/>
          <w:i/>
          <w:iCs/>
          <w:sz w:val="22"/>
          <w:szCs w:val="22"/>
          <w:u w:val="single"/>
        </w:rPr>
        <w:t>.</w:t>
      </w:r>
      <w:r w:rsidRPr="00E1730B">
        <w:rPr>
          <w:rFonts w:ascii="Arial" w:hAnsi="Arial" w:cs="Arial"/>
          <w:b/>
          <w:bCs/>
          <w:sz w:val="22"/>
          <w:szCs w:val="22"/>
        </w:rPr>
        <w:t xml:space="preserve"> </w:t>
      </w:r>
      <w:r w:rsidRPr="00E1730B">
        <w:rPr>
          <w:rFonts w:ascii="Arial" w:hAnsi="Arial" w:cs="Arial"/>
          <w:sz w:val="22"/>
          <w:szCs w:val="22"/>
        </w:rPr>
        <w:t xml:space="preserve"> I will investigate this hypothesis in the following aims:</w:t>
      </w:r>
    </w:p>
    <w:p w14:paraId="7FD898F0" w14:textId="77777777" w:rsidR="00A16AB3" w:rsidRPr="00875033" w:rsidRDefault="00A16AB3" w:rsidP="00A16AB3">
      <w:pPr>
        <w:rPr>
          <w:rFonts w:ascii="Arial" w:hAnsi="Arial" w:cs="Arial"/>
          <w:sz w:val="22"/>
          <w:szCs w:val="22"/>
        </w:rPr>
      </w:pPr>
    </w:p>
    <w:p w14:paraId="33703CF4" w14:textId="7D6CE0CF" w:rsidR="00A16AB3" w:rsidRPr="00875033" w:rsidRDefault="00A16AB3" w:rsidP="00A16AB3">
      <w:pPr>
        <w:rPr>
          <w:rFonts w:ascii="Arial" w:hAnsi="Arial" w:cs="Arial"/>
          <w:b/>
          <w:bCs/>
          <w:i/>
          <w:iCs/>
          <w:sz w:val="22"/>
          <w:szCs w:val="22"/>
          <w:u w:val="single"/>
        </w:rPr>
      </w:pPr>
      <w:r w:rsidRPr="00875033">
        <w:rPr>
          <w:rFonts w:ascii="Arial" w:hAnsi="Arial" w:cs="Arial"/>
          <w:b/>
          <w:bCs/>
          <w:sz w:val="22"/>
          <w:szCs w:val="22"/>
        </w:rPr>
        <w:t xml:space="preserve">Aim 1: </w:t>
      </w:r>
      <w:r>
        <w:rPr>
          <w:rFonts w:ascii="Arial" w:hAnsi="Arial" w:cs="Arial"/>
          <w:b/>
          <w:bCs/>
          <w:sz w:val="22"/>
          <w:szCs w:val="22"/>
        </w:rPr>
        <w:t xml:space="preserve">Validate the seropositivity of GCA patients to medin in an expanded cohort using orthogonal assays. </w:t>
      </w:r>
      <w:r>
        <w:rPr>
          <w:rFonts w:ascii="Arial" w:hAnsi="Arial" w:cs="Arial"/>
          <w:sz w:val="22"/>
          <w:szCs w:val="22"/>
        </w:rPr>
        <w:t>My</w:t>
      </w:r>
      <w:r w:rsidRPr="00C4135F">
        <w:rPr>
          <w:rFonts w:ascii="Arial" w:hAnsi="Arial" w:cs="Arial"/>
          <w:sz w:val="22"/>
          <w:szCs w:val="22"/>
        </w:rPr>
        <w:t xml:space="preserve"> preliminary PhIP-seq </w:t>
      </w:r>
      <w:r>
        <w:rPr>
          <w:rFonts w:ascii="Arial" w:hAnsi="Arial" w:cs="Arial"/>
          <w:sz w:val="22"/>
          <w:szCs w:val="22"/>
        </w:rPr>
        <w:t>studies</w:t>
      </w:r>
      <w:r w:rsidRPr="00C4135F">
        <w:rPr>
          <w:rFonts w:ascii="Arial" w:hAnsi="Arial" w:cs="Arial"/>
          <w:sz w:val="22"/>
          <w:szCs w:val="22"/>
        </w:rPr>
        <w:t xml:space="preserve"> </w:t>
      </w:r>
      <w:r>
        <w:rPr>
          <w:rFonts w:ascii="Arial" w:hAnsi="Arial" w:cs="Arial"/>
          <w:sz w:val="22"/>
          <w:szCs w:val="22"/>
        </w:rPr>
        <w:t>indicate that</w:t>
      </w:r>
      <w:r w:rsidRPr="00C4135F">
        <w:rPr>
          <w:rFonts w:ascii="Arial" w:hAnsi="Arial" w:cs="Arial"/>
          <w:sz w:val="22"/>
          <w:szCs w:val="22"/>
        </w:rPr>
        <w:t xml:space="preserve"> </w:t>
      </w:r>
      <w:r>
        <w:rPr>
          <w:rFonts w:ascii="Arial" w:hAnsi="Arial" w:cs="Arial"/>
          <w:sz w:val="22"/>
          <w:szCs w:val="22"/>
        </w:rPr>
        <w:t>anti-</w:t>
      </w:r>
      <w:r w:rsidRPr="00C4135F">
        <w:rPr>
          <w:rFonts w:ascii="Arial" w:hAnsi="Arial" w:cs="Arial"/>
          <w:sz w:val="22"/>
          <w:szCs w:val="22"/>
        </w:rPr>
        <w:t>medin</w:t>
      </w:r>
      <w:r>
        <w:rPr>
          <w:rFonts w:ascii="Arial" w:hAnsi="Arial" w:cs="Arial"/>
          <w:sz w:val="22"/>
          <w:szCs w:val="22"/>
        </w:rPr>
        <w:t xml:space="preserve"> antibodies are present</w:t>
      </w:r>
      <w:r w:rsidRPr="00C4135F">
        <w:rPr>
          <w:rFonts w:ascii="Arial" w:hAnsi="Arial" w:cs="Arial"/>
          <w:sz w:val="22"/>
          <w:szCs w:val="22"/>
        </w:rPr>
        <w:t xml:space="preserve"> in a</w:t>
      </w:r>
      <w:r>
        <w:rPr>
          <w:rFonts w:ascii="Arial" w:hAnsi="Arial" w:cs="Arial"/>
          <w:sz w:val="22"/>
          <w:szCs w:val="22"/>
        </w:rPr>
        <w:t xml:space="preserve"> </w:t>
      </w:r>
      <w:r w:rsidRPr="00C4135F">
        <w:rPr>
          <w:rFonts w:ascii="Arial" w:hAnsi="Arial" w:cs="Arial"/>
          <w:sz w:val="22"/>
          <w:szCs w:val="22"/>
        </w:rPr>
        <w:t>subset of GCA patients.</w:t>
      </w:r>
      <w:r>
        <w:rPr>
          <w:rFonts w:ascii="Arial" w:hAnsi="Arial" w:cs="Arial"/>
          <w:sz w:val="22"/>
          <w:szCs w:val="22"/>
        </w:rPr>
        <w:t xml:space="preserve"> </w:t>
      </w:r>
      <w:r w:rsidRPr="00C4135F">
        <w:rPr>
          <w:rFonts w:ascii="Arial" w:hAnsi="Arial" w:cs="Arial"/>
          <w:sz w:val="22"/>
          <w:szCs w:val="22"/>
        </w:rPr>
        <w:t xml:space="preserve">To fully investigate </w:t>
      </w:r>
      <w:r>
        <w:rPr>
          <w:rFonts w:ascii="Arial" w:hAnsi="Arial" w:cs="Arial"/>
          <w:sz w:val="22"/>
          <w:szCs w:val="22"/>
        </w:rPr>
        <w:t xml:space="preserve">the prevalence of </w:t>
      </w:r>
      <w:r w:rsidRPr="00C4135F">
        <w:rPr>
          <w:rFonts w:ascii="Arial" w:hAnsi="Arial" w:cs="Arial"/>
          <w:sz w:val="22"/>
          <w:szCs w:val="22"/>
        </w:rPr>
        <w:t xml:space="preserve">anti-medin antibodies </w:t>
      </w:r>
      <w:r>
        <w:rPr>
          <w:rFonts w:ascii="Arial" w:hAnsi="Arial" w:cs="Arial"/>
          <w:sz w:val="22"/>
          <w:szCs w:val="22"/>
        </w:rPr>
        <w:t>in</w:t>
      </w:r>
      <w:r w:rsidRPr="00C4135F">
        <w:rPr>
          <w:rFonts w:ascii="Arial" w:hAnsi="Arial" w:cs="Arial"/>
          <w:sz w:val="22"/>
          <w:szCs w:val="22"/>
        </w:rPr>
        <w:t xml:space="preserve"> GCA, I </w:t>
      </w:r>
      <w:r>
        <w:rPr>
          <w:rFonts w:ascii="Arial" w:hAnsi="Arial" w:cs="Arial"/>
          <w:sz w:val="22"/>
          <w:szCs w:val="22"/>
        </w:rPr>
        <w:t>have expanded my patient cohort to</w:t>
      </w:r>
      <w:r w:rsidRPr="00C4135F">
        <w:rPr>
          <w:rFonts w:ascii="Arial" w:hAnsi="Arial" w:cs="Arial"/>
          <w:sz w:val="22"/>
          <w:szCs w:val="22"/>
        </w:rPr>
        <w:t xml:space="preserve"> 423 GCA patients from the VCRC (233 of which have been run on PhIP-seq) and </w:t>
      </w:r>
      <w:r>
        <w:rPr>
          <w:rFonts w:ascii="Arial" w:hAnsi="Arial" w:cs="Arial"/>
          <w:sz w:val="22"/>
          <w:szCs w:val="22"/>
        </w:rPr>
        <w:t>80</w:t>
      </w:r>
      <w:r w:rsidRPr="00C4135F">
        <w:rPr>
          <w:rFonts w:ascii="Arial" w:hAnsi="Arial" w:cs="Arial"/>
          <w:sz w:val="22"/>
          <w:szCs w:val="22"/>
        </w:rPr>
        <w:t xml:space="preserve"> GCA patients from Université Paris </w:t>
      </w:r>
      <w:proofErr w:type="spellStart"/>
      <w:r w:rsidRPr="00C4135F">
        <w:rPr>
          <w:rFonts w:ascii="Arial" w:hAnsi="Arial" w:cs="Arial"/>
          <w:sz w:val="22"/>
          <w:szCs w:val="22"/>
        </w:rPr>
        <w:t>Cité</w:t>
      </w:r>
      <w:proofErr w:type="spellEnd"/>
      <w:r w:rsidRPr="00C4135F">
        <w:rPr>
          <w:rFonts w:ascii="Arial" w:hAnsi="Arial" w:cs="Arial"/>
          <w:sz w:val="22"/>
          <w:szCs w:val="22"/>
        </w:rPr>
        <w:t>.</w:t>
      </w:r>
      <w:r>
        <w:rPr>
          <w:rFonts w:ascii="Arial" w:hAnsi="Arial" w:cs="Arial"/>
          <w:sz w:val="22"/>
          <w:szCs w:val="22"/>
        </w:rPr>
        <w:t xml:space="preserve"> I </w:t>
      </w:r>
      <w:r w:rsidRPr="00C4135F">
        <w:rPr>
          <w:rFonts w:ascii="Arial" w:hAnsi="Arial" w:cs="Arial"/>
          <w:sz w:val="22"/>
          <w:szCs w:val="22"/>
        </w:rPr>
        <w:t>will</w:t>
      </w:r>
      <w:r>
        <w:rPr>
          <w:rFonts w:ascii="Arial" w:hAnsi="Arial" w:cs="Arial"/>
          <w:sz w:val="22"/>
          <w:szCs w:val="22"/>
        </w:rPr>
        <w:t xml:space="preserve"> first screen for autoantibodies in my expanded cohort using PhIP-seq. A limitation of PhIP-seq is that it only detects antibody reactivities to linear epitopes. Thus, I may be underestimating the true prevalence of anti-medin autoantibodies in the GCA population with PhIP-seq alone. To address this, I will develop an ELISA </w:t>
      </w:r>
      <w:r w:rsidRPr="00C4135F">
        <w:rPr>
          <w:rFonts w:ascii="Arial" w:hAnsi="Arial" w:cs="Arial"/>
          <w:sz w:val="22"/>
          <w:szCs w:val="22"/>
        </w:rPr>
        <w:t xml:space="preserve">on full length medin protein in </w:t>
      </w:r>
      <w:r w:rsidR="00D66625">
        <w:rPr>
          <w:rFonts w:ascii="Arial" w:hAnsi="Arial" w:cs="Arial"/>
          <w:sz w:val="22"/>
          <w:szCs w:val="22"/>
        </w:rPr>
        <w:t>its amyloid aggregate form</w:t>
      </w:r>
      <w:r>
        <w:rPr>
          <w:rFonts w:ascii="Arial" w:hAnsi="Arial" w:cs="Arial"/>
          <w:sz w:val="22"/>
          <w:szCs w:val="22"/>
        </w:rPr>
        <w:t xml:space="preserve"> that will be used to screen all patients. In parallel, I will use mutagenesis of the medin fragment to fine map the autoantibody binding determinants. </w:t>
      </w:r>
      <w:r w:rsidRPr="00C4135F">
        <w:rPr>
          <w:rFonts w:ascii="Arial" w:hAnsi="Arial" w:cs="Arial"/>
          <w:sz w:val="22"/>
          <w:szCs w:val="22"/>
        </w:rPr>
        <w:t>Additional control cohorts</w:t>
      </w:r>
      <w:r>
        <w:rPr>
          <w:rFonts w:ascii="Arial" w:hAnsi="Arial" w:cs="Arial"/>
          <w:sz w:val="22"/>
          <w:szCs w:val="22"/>
        </w:rPr>
        <w:t xml:space="preserve"> of healthy individuals</w:t>
      </w:r>
      <w:r w:rsidRPr="00C4135F">
        <w:rPr>
          <w:rFonts w:ascii="Arial" w:hAnsi="Arial" w:cs="Arial"/>
          <w:sz w:val="22"/>
          <w:szCs w:val="22"/>
        </w:rPr>
        <w:t xml:space="preserve"> will also be run to establish prevalence as a function of age in the general population. </w:t>
      </w:r>
    </w:p>
    <w:p w14:paraId="73DF2997" w14:textId="77777777" w:rsidR="00A16AB3" w:rsidRPr="00875033" w:rsidRDefault="00A16AB3" w:rsidP="00A16AB3">
      <w:pPr>
        <w:rPr>
          <w:rFonts w:ascii="Arial" w:hAnsi="Arial" w:cs="Arial"/>
          <w:sz w:val="22"/>
          <w:szCs w:val="22"/>
        </w:rPr>
      </w:pPr>
    </w:p>
    <w:p w14:paraId="534B7499" w14:textId="77777777" w:rsidR="00A16AB3" w:rsidRPr="00875033" w:rsidRDefault="00A16AB3" w:rsidP="00A16AB3">
      <w:pPr>
        <w:rPr>
          <w:rFonts w:ascii="Arial" w:hAnsi="Arial" w:cs="Arial"/>
          <w:sz w:val="22"/>
          <w:szCs w:val="22"/>
          <w:highlight w:val="yellow"/>
        </w:rPr>
      </w:pPr>
      <w:r w:rsidRPr="00875033">
        <w:rPr>
          <w:rFonts w:ascii="Arial" w:hAnsi="Arial" w:cs="Arial"/>
          <w:b/>
          <w:bCs/>
          <w:sz w:val="22"/>
          <w:szCs w:val="22"/>
        </w:rPr>
        <w:t xml:space="preserve">Aim 2: </w:t>
      </w:r>
      <w:r>
        <w:rPr>
          <w:rFonts w:ascii="Arial" w:hAnsi="Arial" w:cs="Arial"/>
          <w:b/>
          <w:bCs/>
          <w:sz w:val="22"/>
          <w:szCs w:val="22"/>
        </w:rPr>
        <w:t xml:space="preserve">Using patient biopsies, investigate medin-specific immunoglobin deposition relative to medin amyloid aggregation and human cell infiltrates. </w:t>
      </w:r>
      <w:r>
        <w:rPr>
          <w:rFonts w:ascii="Arial" w:hAnsi="Arial" w:cs="Arial"/>
          <w:sz w:val="22"/>
          <w:szCs w:val="22"/>
        </w:rPr>
        <w:t xml:space="preserve">To better understand the role of medin-autoantibodies, I propose to leverage an established collaboration with UCSF </w:t>
      </w:r>
      <w:r w:rsidRPr="00875033">
        <w:rPr>
          <w:rFonts w:ascii="Arial" w:hAnsi="Arial" w:cs="Arial"/>
          <w:sz w:val="22"/>
          <w:szCs w:val="22"/>
        </w:rPr>
        <w:t>Oculofacial Plastic Surgery</w:t>
      </w:r>
      <w:r>
        <w:rPr>
          <w:rFonts w:ascii="Arial" w:hAnsi="Arial" w:cs="Arial"/>
          <w:sz w:val="22"/>
          <w:szCs w:val="22"/>
        </w:rPr>
        <w:t xml:space="preserve"> to recruit patients with suspected GCA to acquire biopsy tissue. This valuable resource will power multiple lines of investigation, including immunofluorescent co-localization of autoantibodies, medin, and the complex repertoire of immune cells known to be resident in GCA. Additional methods, including mass spectrometry and spatial proteomics, are also possible. To further advance medin as a likely autoimmune target underlying GCA, these data will be critical to either support or refute my hypothesis. </w:t>
      </w:r>
    </w:p>
    <w:p w14:paraId="10C4FD68" w14:textId="77777777" w:rsidR="00A16AB3" w:rsidRPr="00875033" w:rsidRDefault="00A16AB3" w:rsidP="00A16AB3">
      <w:pPr>
        <w:pStyle w:val="NormalWeb"/>
        <w:rPr>
          <w:rFonts w:ascii="Arial" w:hAnsi="Arial" w:cs="Arial"/>
          <w:sz w:val="22"/>
          <w:szCs w:val="22"/>
        </w:rPr>
      </w:pPr>
      <w:r w:rsidRPr="00875033">
        <w:rPr>
          <w:rFonts w:ascii="Arial" w:hAnsi="Arial" w:cs="Arial"/>
          <w:b/>
          <w:bCs/>
          <w:sz w:val="22"/>
          <w:szCs w:val="22"/>
        </w:rPr>
        <w:t>Impact</w:t>
      </w:r>
      <w:r>
        <w:rPr>
          <w:rFonts w:ascii="Arial" w:hAnsi="Arial" w:cs="Arial"/>
          <w:b/>
          <w:bCs/>
          <w:sz w:val="22"/>
          <w:szCs w:val="22"/>
        </w:rPr>
        <w:t xml:space="preserve"> and Deliverables</w:t>
      </w:r>
      <w:r w:rsidRPr="00875033">
        <w:rPr>
          <w:rFonts w:ascii="Arial" w:hAnsi="Arial" w:cs="Arial"/>
          <w:b/>
          <w:bCs/>
          <w:sz w:val="22"/>
          <w:szCs w:val="22"/>
        </w:rPr>
        <w:t xml:space="preserve">: </w:t>
      </w:r>
      <w:r>
        <w:rPr>
          <w:rFonts w:ascii="Arial" w:hAnsi="Arial" w:cs="Arial"/>
          <w:sz w:val="22"/>
          <w:szCs w:val="22"/>
        </w:rPr>
        <w:t xml:space="preserve">I have identified medin as a top candidate as an autoimmune target in GCA, a disease that is dangerous and difficult to diagnose and treat. Further linking medin through these investigations will be a significant step forward toward </w:t>
      </w:r>
      <w:r w:rsidRPr="00875033">
        <w:rPr>
          <w:rFonts w:ascii="Arial" w:hAnsi="Arial" w:cs="Arial"/>
          <w:sz w:val="22"/>
          <w:szCs w:val="22"/>
        </w:rPr>
        <w:t>understanding the pathophysiology of th</w:t>
      </w:r>
      <w:r>
        <w:rPr>
          <w:rFonts w:ascii="Arial" w:hAnsi="Arial" w:cs="Arial"/>
          <w:sz w:val="22"/>
          <w:szCs w:val="22"/>
        </w:rPr>
        <w:t>is</w:t>
      </w:r>
      <w:r w:rsidRPr="00875033">
        <w:rPr>
          <w:rFonts w:ascii="Arial" w:hAnsi="Arial" w:cs="Arial"/>
          <w:sz w:val="22"/>
          <w:szCs w:val="22"/>
        </w:rPr>
        <w:t xml:space="preserve"> </w:t>
      </w:r>
      <w:r>
        <w:rPr>
          <w:rFonts w:ascii="Arial" w:hAnsi="Arial" w:cs="Arial"/>
          <w:sz w:val="22"/>
          <w:szCs w:val="22"/>
        </w:rPr>
        <w:t xml:space="preserve">important </w:t>
      </w:r>
      <w:r w:rsidRPr="00875033">
        <w:rPr>
          <w:rFonts w:ascii="Arial" w:hAnsi="Arial" w:cs="Arial"/>
          <w:sz w:val="22"/>
          <w:szCs w:val="22"/>
        </w:rPr>
        <w:t>disease</w:t>
      </w:r>
      <w:r>
        <w:rPr>
          <w:rFonts w:ascii="Arial" w:hAnsi="Arial" w:cs="Arial"/>
          <w:sz w:val="22"/>
          <w:szCs w:val="22"/>
        </w:rPr>
        <w:t xml:space="preserve"> of aging, while also providing both diagnostic and therapeutic potential. Ultimately, </w:t>
      </w:r>
      <w:r w:rsidRPr="00875033">
        <w:rPr>
          <w:rFonts w:ascii="Arial" w:hAnsi="Arial" w:cs="Arial"/>
          <w:sz w:val="22"/>
          <w:szCs w:val="22"/>
        </w:rPr>
        <w:t>this research may provide the foundation for more effective treatments that address the underlying immune mechanisms of GCA.</w:t>
      </w:r>
    </w:p>
    <w:p w14:paraId="01154DBC" w14:textId="77777777" w:rsidR="00A16AB3" w:rsidRPr="00F32498" w:rsidRDefault="00A16AB3" w:rsidP="00A16AB3">
      <w:pPr>
        <w:pBdr>
          <w:bottom w:val="single" w:sz="6" w:space="1" w:color="auto"/>
        </w:pBdr>
        <w:rPr>
          <w:rFonts w:ascii="Arial" w:hAnsi="Arial" w:cs="Arial"/>
          <w:b/>
          <w:bCs/>
          <w:sz w:val="22"/>
          <w:szCs w:val="22"/>
        </w:rPr>
      </w:pPr>
      <w:r w:rsidRPr="00F32498">
        <w:rPr>
          <w:rFonts w:ascii="Arial" w:hAnsi="Arial" w:cs="Arial"/>
          <w:b/>
          <w:bCs/>
          <w:sz w:val="22"/>
          <w:szCs w:val="22"/>
        </w:rPr>
        <w:lastRenderedPageBreak/>
        <w:t>RESEARCH STRATEGY</w:t>
      </w:r>
    </w:p>
    <w:p w14:paraId="2953DFD1" w14:textId="77777777" w:rsidR="00A16AB3" w:rsidRPr="00F32498" w:rsidRDefault="00A16AB3" w:rsidP="00A16AB3">
      <w:pPr>
        <w:pBdr>
          <w:bottom w:val="single" w:sz="6" w:space="1" w:color="auto"/>
        </w:pBdr>
        <w:rPr>
          <w:rFonts w:ascii="Arial" w:hAnsi="Arial" w:cs="Arial"/>
          <w:b/>
          <w:bCs/>
          <w:sz w:val="22"/>
          <w:szCs w:val="22"/>
        </w:rPr>
      </w:pPr>
    </w:p>
    <w:p w14:paraId="11BE2973" w14:textId="77777777" w:rsidR="00A16AB3" w:rsidRPr="00F32498" w:rsidRDefault="00A16AB3" w:rsidP="00A16AB3">
      <w:pPr>
        <w:pBdr>
          <w:bottom w:val="single" w:sz="6" w:space="1" w:color="auto"/>
        </w:pBdr>
        <w:rPr>
          <w:rFonts w:ascii="Arial" w:hAnsi="Arial" w:cs="Arial"/>
          <w:b/>
          <w:bCs/>
          <w:sz w:val="22"/>
          <w:szCs w:val="22"/>
        </w:rPr>
      </w:pPr>
      <w:r w:rsidRPr="00F32498">
        <w:rPr>
          <w:rFonts w:ascii="Arial" w:hAnsi="Arial" w:cs="Arial"/>
          <w:b/>
          <w:bCs/>
          <w:sz w:val="22"/>
          <w:szCs w:val="22"/>
        </w:rPr>
        <w:t>1. SIGNIFICANCE AND PRELIMINARY DATA</w:t>
      </w:r>
      <w:r w:rsidRPr="00F32498">
        <w:rPr>
          <w:rFonts w:ascii="Arial" w:hAnsi="Arial" w:cs="Arial"/>
          <w:b/>
          <w:bCs/>
          <w:sz w:val="22"/>
          <w:szCs w:val="22"/>
        </w:rPr>
        <w:tab/>
        <w:t xml:space="preserve"> </w:t>
      </w:r>
    </w:p>
    <w:p w14:paraId="4748DB8F" w14:textId="6B31BCD9" w:rsidR="00A16AB3" w:rsidRPr="00F32498" w:rsidRDefault="00A16AB3" w:rsidP="00A16AB3">
      <w:pPr>
        <w:rPr>
          <w:rFonts w:ascii="Arial" w:hAnsi="Arial" w:cs="Arial"/>
          <w:b/>
          <w:bCs/>
          <w:sz w:val="22"/>
          <w:szCs w:val="22"/>
        </w:rPr>
      </w:pPr>
      <w:r w:rsidRPr="00F32498">
        <w:rPr>
          <w:rFonts w:ascii="Arial" w:hAnsi="Arial" w:cs="Arial"/>
          <w:b/>
          <w:bCs/>
          <w:sz w:val="22"/>
          <w:szCs w:val="22"/>
        </w:rPr>
        <w:t>Giant Cell Arteritis (GCA) is a devastating disease</w:t>
      </w:r>
      <w:r>
        <w:rPr>
          <w:rFonts w:ascii="Arial" w:hAnsi="Arial" w:cs="Arial"/>
          <w:b/>
          <w:bCs/>
          <w:sz w:val="22"/>
          <w:szCs w:val="22"/>
        </w:rPr>
        <w:t xml:space="preserve"> of people over 50 years of age</w:t>
      </w:r>
      <w:r w:rsidR="002760B8">
        <w:rPr>
          <w:rFonts w:ascii="Arial" w:hAnsi="Arial" w:cs="Arial"/>
          <w:b/>
          <w:bCs/>
          <w:sz w:val="22"/>
          <w:szCs w:val="22"/>
        </w:rPr>
        <w:t>.</w:t>
      </w:r>
    </w:p>
    <w:p w14:paraId="511BD6AD" w14:textId="381E83C2" w:rsidR="00A16AB3" w:rsidRPr="00F32498" w:rsidRDefault="00A16AB3" w:rsidP="00A16AB3">
      <w:pPr>
        <w:rPr>
          <w:rFonts w:ascii="Arial" w:hAnsi="Arial" w:cs="Arial"/>
          <w:sz w:val="22"/>
          <w:szCs w:val="22"/>
        </w:rPr>
      </w:pPr>
      <w:r w:rsidRPr="00F32498">
        <w:rPr>
          <w:rFonts w:ascii="Arial" w:hAnsi="Arial" w:cs="Arial"/>
          <w:sz w:val="22"/>
          <w:szCs w:val="22"/>
        </w:rPr>
        <w:t>GCA, the most common form of autoimmune vasculitis</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{"citationID":"GHAxLNKC","properties":{"formattedCitation":"\\super 28\\nosupersub{}","plainCitation":"28","noteIndex":0},"citationItems":[{"id":1929,"uris":["http://zotero.org/users/10812369/items/E7L6Z428"],"itemData":{"id":1929,"type":"article-journal","abstract":"The many forms of vasculitis are characterized by inflammation of blood vessels, leading to potentially long-term sequelae including vision loss, aneurysm formation and kidney failure. Accurate estimation of the incidence and prevalence has been hampered by the absence of reliable diagnostic criteria and the rarity of these conditions; however, much progress has been made over the past two decades, although data are still lacking from many parts of the world including the Indian subcontinent, China, Africa and South America. Giant cell arteritis occurs in those aged 50 years and over and seems to mainly affect persons of northern European ancestry, whereas Takayasu arteritis occurs mainly in those aged under 40 years. By contrast, Kawasaki disease mainly occurs in children aged under 5 years and is most common in children of Asian ancestry, and IgA vasculitis occurs in children and adolescents. Although much less common than giant cell arteritis, the different forms of antineutrophil cytoplasmic antibody-associated vasculitis are being increasingly recognized in most populations and occur more frequently with increasing age. Behçet syndrome occurs most commonly along the ancient silk road between Europe and China. Much work needs to be done to better understand the influence of ethnicity, geographical location, environment and social factors on the development of vasculitis.","container-title":"Nature Reviews Rheumatology","DOI":"10.1038/s41584-021-00718-8","ISSN":"1759-4790, 1759-4804","issue":"1","journalAbbreviation":"Nat Rev Rheumatol","language":"en","page":"22-34","source":"DOI.org (Crossref)","title":"Global epidemiology of vasculitis","volume":"18","author":[{"family":"Watts","given":"Richard A."},{"family":"Hatemi","given":"Gulen"},{"family":"Burns","given":"Jane C."},{"family":"Mohammad","given":"Aladdin J."}],"issued":{"date-parts":[["2022",1]]}}}],"schema":"https://github.com/citation-style-language/schema/raw/master/csl-citation.json"}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28</w:t>
      </w:r>
      <w:r w:rsidR="008D1BC9">
        <w:rPr>
          <w:rFonts w:ascii="Arial" w:hAnsi="Arial" w:cs="Arial"/>
          <w:sz w:val="22"/>
          <w:szCs w:val="22"/>
        </w:rPr>
        <w:fldChar w:fldCharType="end"/>
      </w:r>
      <w:r w:rsidRPr="00F32498">
        <w:rPr>
          <w:rFonts w:ascii="Arial" w:hAnsi="Arial" w:cs="Arial"/>
          <w:sz w:val="22"/>
          <w:szCs w:val="22"/>
        </w:rPr>
        <w:t xml:space="preserve">, </w:t>
      </w:r>
      <w:r w:rsidRPr="006A7DB6">
        <w:rPr>
          <w:rFonts w:ascii="Arial" w:hAnsi="Arial" w:cs="Arial"/>
          <w:sz w:val="22"/>
          <w:szCs w:val="22"/>
        </w:rPr>
        <w:t>exclusively affects individuals over age 50</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{"citationID":"cU69E3AD","properties":{"formattedCitation":"\\super 10\\nosupersub{}","plainCitation":"10","noteIndex":0},"citationItems":[{"id":1899,"uris":["http://zotero.org/users/10812369/items/SXV6A8JV"],"itemData":{"id":1899,"type":"article-journal","abstract":"Objective  To develop and validate updated classification criteria for giant cell arteritis (GCA).\nMethods  Patients with vasculitis or comparator diseases were recruited into an international cohort. The study proceeded in six phases: (1) identification of candidate items, (2) prospective collection of candidate items present at the time of diagnosis, (3) expert panel review of cases, (4) data</w:instrText>
      </w:r>
      <w:r w:rsidR="008D1BC9">
        <w:rPr>
          <w:rFonts w:ascii="Cambria Math" w:hAnsi="Cambria Math" w:cs="Cambria Math"/>
          <w:sz w:val="22"/>
          <w:szCs w:val="22"/>
        </w:rPr>
        <w:instrText>‐</w:instrText>
      </w:r>
      <w:r w:rsidR="008D1BC9">
        <w:rPr>
          <w:rFonts w:ascii="Arial" w:hAnsi="Arial" w:cs="Arial"/>
          <w:sz w:val="22"/>
          <w:szCs w:val="22"/>
        </w:rPr>
        <w:instrText>driven reduction of candidate items, (5) derivation of a points</w:instrText>
      </w:r>
      <w:r w:rsidR="008D1BC9">
        <w:rPr>
          <w:rFonts w:ascii="Cambria Math" w:hAnsi="Cambria Math" w:cs="Cambria Math"/>
          <w:sz w:val="22"/>
          <w:szCs w:val="22"/>
        </w:rPr>
        <w:instrText>‐</w:instrText>
      </w:r>
      <w:r w:rsidR="008D1BC9">
        <w:rPr>
          <w:rFonts w:ascii="Arial" w:hAnsi="Arial" w:cs="Arial"/>
          <w:sz w:val="22"/>
          <w:szCs w:val="22"/>
        </w:rPr>
        <w:instrText xml:space="preserve">based risk classification score in a development data set and (6) validation in an independent data set.\nResults  The development data set consisted of 518 cases of GCA and 536 comparators. The validation data set consisted of 238 cases of GCA and 213 comparators. Age ≥50 years at diagnosis was an absolute requirement for classification. The final criteria items and weights were as follows: positive temporal artery biopsy or temporal artery halo sign on ultrasound (+5); erythrocyte sedimentation rate ≥50 mm/hour or C reactive protein ≥10 mg/L (+3); sudden visual loss (+3); morning stiffness in shoulders or neck, jaw or tongue claudication, new temporal headache, scalp tenderness, temporal artery abnormality on vascular examination, bilateral axillary involvement on imaging and fluorodeoxyglucose–positron emission tomography activity throughout the aorta (+2 each). A patient could be classified as having GCA with a cumulative score of ≥6 points. When these criteria were tested in the validation data set, the model area under the curve was 0.91 (95% CI 0.88 to 0.94) with a sensitivity of 87.0% (95% CI 82.0% to 91.0%) and specificity of 94.8% (95% CI 91.0% to 97.4%).\nConclusion  The 2022 American College of Rheumatology/EULAR GCA classification criteria are now validated for use in clinical research.","container-title":"Annals of the Rheumatic Diseases","DOI":"10.1136/ard-2022-223480","ISSN":"00034967","issue":"12","journalAbbreviation":"Annals of the Rheumatic Diseases","language":"en","page":"1647-1653","source":"DOI.org (Crossref)","title":"2022 American College of Rheumatology/EULAR classification criteria for giant cell arteritis","volume":"81","author":[{"family":"Ponte","given":"Cristina"},{"family":"Grayson","given":"Peter C"},{"family":"Robson","given":"Joanna C"},{"family":"Suppiah","given":"Ravi"},{"family":"Gribbons","given":"Katherine Bates"},{"family":"Judge","given":"Andrew"},{"family":"Craven","given":"Anthea"},{"family":"Khalid","given":"Sara"},{"family":"Hutchings","given":"Andrew"},{"family":"Watts","given":"Richard A"},{"family":"Merkel","given":"Peter A"},{"family":"Luqmani","given":"Raashid A"},{"family":"Gatenby","given":"Paul"},{"family":"Hill","given":"Catherine"},{"family":"Ranganathan","given":"Dwarakanathan"},{"family":"Kronbichler","given":"Andreas"},{"family":"Blockmans","given":"Daniel"},{"family":"Barra","given":"Lillian"},{"family":"Carette","given":"Simon"},{"family":"Pagnoux","given":"Christian"},{"family":"Dhindsa","given":"Navjot"},{"family":"Fifi-Mah","given":"Aurore"},{"family":"Khalidi","given":"Nader"},{"family":"Liang","given":"Patrick"},{"family":"Milman","given":"Nataliya"},{"family":"Pineau","given":"Christian"},{"family":"Tian","given":"Xinping"},{"family":"Wang","given":"Guochun"},{"family":"Wang","given":"Tian"},{"family":"Zhao","given":"Ming-hui"},{"family":"Tesar","given":"Vladimir"},{"family":"Baslund","given":"Bo"},{"family":"Hammam","given":"Nevin"},{"family":"Shahin","given":"Amira"},{"family":"Pirila","given":"Laura"},{"family":"Putaala","given":"Jukka"},{"family":"Hellmich","given":"Bernhard"},{"family":"Henes","given":"Jörg"},{"family":"Holle","given":"Julia"},{"family":"Moosig","given":"Frank"},{"family":"Lamprecht","given":"Peter"},{"family":"Neumann","given":"Thomas"},{"family":"Schmidt","given":"Wolfgang"},{"family":"Sunderkoetter","given":"Cord"},{"family":"Szekanecz","given":"Zoltan"},{"family":"Danda","given":"Debashish"},{"family":"Das","given":"Siddharth"},{"family":"Gupta","given":"Rajiva"},{"family":"Rajasekhar","given":"Liza"},{"family":"Sharma","given":"Aman"},{"family":"Wagh","given":"Shrikant"},{"family":"Clarkson","given":"Michael"},{"family":"Molloy","given":"Eamonn"},{"family":"Salvarani","given":"Carlo"},{"family":"Schiavon","given":"Franco"},{"family":"Tombetti","given":"Enrico"},{"family":"Vaglio","given":"Augusto"},{"family":"Amano","given":"Koichi"},{"family":"Arimura","given":"Yoshihiro"},{"family":"Dobashi","given":"Hiroaki"},{"family":"Fujimoto","given":"Shouichi"},{"family":"Harigai","given":"Masayoshi"},{"family":"Hirano","given":"Fumio"},{"family":"Hirahashi","given":"Junichi"},{"family":"Honma","given":"Sakae"},{"family":"Kawakami","given":"Tamihiro"},{"family":"Kobayashi","given":"Shigeto"},{"family":"Kono","given":"Hajime"},{"family":"Makino","given":"Hirofumi"},{"family":"Matsui","given":"Kazuo"},{"family":"Suzuki","given":"Eri MusoKazuo"},{"family":"Ikeda","given":"Kei"},{"family":"Takeuchi","given":"Tsutomu"},{"family":"Tsukamoto","given":"Tatsuo"},{"family":"Uchida","given":"Shunya"},{"family":"Wada","given":"Takashi"},{"family":"Yamada","given":"Hidehiro"},{"family":"Yamagata","given":"Kunihiro"},{"family":"Yumura","given":"Wako"},{"family":"Lai","given":"Kan Sow"},{"family":"Flores-Suarez","given":"Luis Felipe"},{"family":"Hinojosa-Azaola","given":"Andrea"},{"family":"Rutgers","given":"Bram"},{"family":"Tak","given":"Paul-Peter"},{"family":"Grainger","given":"Rebecca"},{"family":"Quincey","given":"Vicki"},{"family":"Stamp","given":"Lisa"},{"family":"Suppiah","given":"Ravi"},{"family":"Besada","given":"Emilio"},{"family":"Diamantopoulos","given":"Andreas"},{"family":"Sznajd","given":"Jan"},{"family":"Azevedo","given":"Elsa"},{"family":"Geraldes","given":"Ruth"},{"family":"Rodrigues","given":"Miguel"},{"family":"Santos","given":"Ernestina"},{"family":"Song","given":"Yeong-Wook"},{"family":"Moiseev","given":"Sergey"},{"family":"Hocevar","given":"Alojzija"},{"family":"Cid","given":"Maria Cinta"},{"family":"Moreno","given":"Xavier Solanich"},{"family":"Atukorala","given":"Inoshi"},{"family":"Berglin","given":"Ewa"},{"family":"Mohammed","given":"Aladdin"},{"family":"Segelmark","given":"Mårten"},{"family":"Daikeler","given":"Thomas"},{"family":"Direskeneli","given":"Haner"},{"family":"Hatemi","given":"Gulen"},{"family":"Kamali","given":"Sevil"},{"family":"Karadag","given":"Ömer"},{"family":"Pehlevan","given":"Seval"},{"family":"Adler","given":"Matthew"},{"family":"Basu","given":"Neil"},{"family":"Bruce","given":"Iain"},{"family":"Chakravarty","given":"Kuntal"},{"family":"Dasgupta","given":"Bhaskar"},{"family":"Flossmann","given":"Oliver"},{"family":"Gendi","given":"Nagui"},{"family":"Hassan","given":"Alaa"},{"family":"Hoyles","given":"Rachel"},{"family":"Jayne","given":"David"},{"family":"Jones","given":"Colin"},{"family":"Klocke","given":"Rainer"},{"family":"Lanyon","given":"Peter"},{"family":"Laversuch","given":"Cathy"},{"family":"Luqmani","given":"Raashid"},{"family":"Robson","given":"Joanna"},{"family":"Magliano","given":"Malgorzata"},{"family":"Mason","given":"Justin"},{"family":"Maw","given":"Win Win"},{"family":"McInnes","given":"Iain"},{"family":"Mclaren","given":"John"},{"family":"Morgan","given":"Matthew"},{"family":"Morgan","given":"Ann"},{"family":"Mukhtyar","given":"Chetan"},{"family":"O'Riordan","given":"Edmond"},{"family":"Patel","given":"Sanjeev"},{"family":"Peall","given":"Adrian"},{"family":"Robson","given":"Joanna"},{"family":"Venkatachalam","given":"Srinivasan"},{"family":"Vermaak","given":"Erin"},{"family":"Menon","given":"Ajit"},{"family":"Watts","given":"Richard"},{"family":"Yee","given":"Chee-Seng"},{"family":"Albert","given":"Daniel"},{"family":"Calabrese","given":"Leonard"},{"family":"Chung","given":"Sharon"},{"family":"Forbess","given":"Lindsy"},{"family":"Gaffo","given":"Angelo"},{"family":"Gewurz-Singer","given":"Ora"},{"family":"Grayson","given":"Peter"},{"family":"Liang","given":"Kimberly"},{"family":"Matteson","given":"Eric"},{"family":"Rhee","given":"Rennie"},{"family":"Springer","given":"Jason"},{"family":"Sreih","given":"Antoine"}],"issued":{"date-parts":[["2022",12]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10</w:t>
      </w:r>
      <w:r w:rsidR="008D1BC9">
        <w:rPr>
          <w:rFonts w:ascii="Arial" w:hAnsi="Arial" w:cs="Arial"/>
          <w:sz w:val="22"/>
          <w:szCs w:val="22"/>
        </w:rPr>
        <w:fldChar w:fldCharType="end"/>
      </w:r>
      <w:r>
        <w:rPr>
          <w:rFonts w:ascii="Arial" w:hAnsi="Arial" w:cs="Arial"/>
          <w:sz w:val="22"/>
          <w:szCs w:val="22"/>
        </w:rPr>
        <w:t>,</w:t>
      </w:r>
      <w:r w:rsidRPr="00F32498">
        <w:rPr>
          <w:rFonts w:ascii="Arial" w:hAnsi="Arial" w:cs="Arial"/>
          <w:sz w:val="22"/>
          <w:szCs w:val="22"/>
        </w:rPr>
        <w:t xml:space="preserve"> causes inflammation in the arteries, particularly in the temporal and cranial vessels, leading to complications such as blindness, stroke, and aortic aneurysms</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{"citationID":"8bZRWhp4","properties":{"formattedCitation":"\\super 5\\nosupersub{}","plainCitation":"5","noteIndex":0},"citationItems":[{"id":1922,"uris":["http://zotero.org/users/10812369/items/YBZ6AUE7"],"itemData":{"id":1922,"type":"article-journal","container-title":"The Lancet Rheumatology","DOI":"10.1016/S2665-9913(23)00300-4","ISSN":"26659913","issue":"6","journalAbbreviation":"The Lancet Rheumatology","language":"en","page":"e397-e408","source":"DOI.org (Crossref)","title":"Large vessel giant cell arteritis","volume":"6","author":[{"family":"Van Der Geest","given":"Kornelis S M"},{"family":"Sandovici","given":"Maria"},{"family":"Bley","given":"Thorsten A"},{"family":"Stone","given":"James R"},{"family":"Slart","given":"Riemer H J A"},{"family":"Brouwer","given":"Elisabeth"}],"issued":{"date-parts":[["2024",6]]}}}],"schema":"https://github.com/citation-style-language/schema/raw/master/csl-citation.json"}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5</w:t>
      </w:r>
      <w:r w:rsidR="008D1BC9">
        <w:rPr>
          <w:rFonts w:ascii="Arial" w:hAnsi="Arial" w:cs="Arial"/>
          <w:sz w:val="22"/>
          <w:szCs w:val="22"/>
        </w:rPr>
        <w:fldChar w:fldCharType="end"/>
      </w:r>
      <w:r w:rsidRPr="00F32498">
        <w:rPr>
          <w:rFonts w:ascii="Arial" w:hAnsi="Arial" w:cs="Arial"/>
          <w:sz w:val="22"/>
          <w:szCs w:val="22"/>
        </w:rPr>
        <w:t>. The condition is highly destructive, as untreated inflammation can result in irreversible organ d</w:t>
      </w:r>
      <w:r w:rsidR="002760B8">
        <w:rPr>
          <w:rFonts w:ascii="Arial" w:hAnsi="Arial" w:cs="Arial"/>
          <w:sz w:val="22"/>
          <w:szCs w:val="22"/>
        </w:rPr>
        <w:t>x</w:t>
      </w:r>
      <w:r w:rsidRPr="00F32498">
        <w:rPr>
          <w:rFonts w:ascii="Arial" w:hAnsi="Arial" w:cs="Arial"/>
          <w:sz w:val="22"/>
          <w:szCs w:val="22"/>
        </w:rPr>
        <w:t xml:space="preserve">amage and diminished quality of life. In fact, </w:t>
      </w:r>
      <w:r w:rsidRPr="00F32498">
        <w:rPr>
          <w:rFonts w:ascii="Arial" w:hAnsi="Arial" w:cs="Arial"/>
          <w:sz w:val="22"/>
          <w:szCs w:val="22"/>
          <w:u w:val="single"/>
        </w:rPr>
        <w:t>GCA is considered a medical emergency</w:t>
      </w:r>
      <w:r w:rsidR="008D1BC9">
        <w:rPr>
          <w:rFonts w:ascii="Arial" w:hAnsi="Arial" w:cs="Arial"/>
          <w:sz w:val="22"/>
          <w:szCs w:val="22"/>
          <w:u w:val="single"/>
        </w:rPr>
        <w:fldChar w:fldCharType="begin"/>
      </w:r>
      <w:r w:rsidR="008D1BC9">
        <w:rPr>
          <w:rFonts w:ascii="Arial" w:hAnsi="Arial" w:cs="Arial"/>
          <w:sz w:val="22"/>
          <w:szCs w:val="22"/>
          <w:u w:val="single"/>
        </w:rPr>
        <w:instrText xml:space="preserve"> ADDIN ZOTERO_ITEM CSL_CITATION {"citationID":"zHXyC9cf","properties":{"formattedCitation":"\\super 29\\nosupersub{}","plainCitation":"29","noteIndex":0},"citationItems":[{"id":1900,"uris":["http://zotero.org/users/10812369/items/WEM7FDX2"],"itemData":{"id":1900,"type":"article-journal","abstract":"Objective. To provide evidence-b­ ased recommendations and expert guidance for the management of giant cell arteritis (GCA) and Takayasu arteritis (TAK) as exemplars of large vessel vasculitis.\nMethods. Clinical questions regarding diagnostic testing, treatment, and management were developed in the population, intervention, comparator, and outcome (PICO) format for GCA and TAK (27 for GCA, 27 for TAK). Systematic literature reviews were conducted for each PICO question. The Grading of Recommendations Assessment, Development and Evaluation methodology was used to rate the quality of the evidence. Recommendations were developed by the Voting Panel, comprising adult and pediatric rheumatologists and patients. Each recommendation required ≥70% consensus among the Voting Panel.\nResults. We present 22 recommendations and 2 ungraded position statements for GCA, and 20 recommendations and 1 ungraded position statement for TAK. These recommendations and statements address clinical questions relating to the use of diagnostic testing, including imaging, treatments, and surgical interventions in GCA and TAK. Recommendations for GCA include support for the use of glucocorticoid-s­ paring immunosuppressive agents and the use of imaging to identify large vessel involvement. Recommendations for TAK include the use of nonglucocorticoid immunosuppressive agents with glucocorticoids as initial therapy. There were only 2 strong recommendations; the remaining recommendations were conditional due to the low quality of evidence available for most PICO questions.\nConclusion. These recommendations provide guidance regarding the evaluation and management of patients with GCA and TAK, including diagnostic strategies, use of pharmacologic agents, and surgical interventions.","container-title":"Arthritis &amp; Rheumatology","DOI":"10.1002/art.41774","ISSN":"2326-5191, 2326-5205","issue":"8","journalAbbreviation":"Arthritis &amp; Rheumatology","language":"en","page":"1349-1365","source":"DOI.org (Crossref)","title":"2021 American College of Rheumatology/Vasculitis Foundation Guideline for the Management of Giant Cell Arteritis and Takayasu Arteritis","volume":"73","author":[{"family":"Maz","given":"Mehrdad"},{"family":"Chung","given":"Sharon A."},{"family":"Abril","given":"Andy"},{"family":"Langford","given":"Carol A."},{"family":"Gorelik","given":"Mark"},{"family":"Guyatt","given":"Gordon"},{"family":"Archer","given":"Amy M."},{"family":"Conn","given":"Doyt L."},{"family":"Full","given":"Kathy A."},{"family":"Grayson","given":"Peter C."},{"family":"Ibarra","given":"Maria F."},{"family":"Imundo","given":"Lisa F."},{"family":"Kim","given":"Susan"},{"family":"Merkel","given":"Peter A."},{"family":"Rhee","given":"Rennie L."},{"family":"Seo","given":"Philip"},{"family":"Stone","given":"John H."},{"family":"Sule","given":"Sangeeta"},{"family":"Sundel","given":"Robert P."},{"family":"Vitobaldi","given":"Omar I."},{"family":"Warner","given":"Ann"},{"family":"Byram","given":"Kevin"},{"family":"Dua","given":"Anisha B."},{"family":"Husainat","given":"Nedaa"},{"family":"James","given":"Karen E."},{"family":"Kalot","given":"Mohamad A."},{"family":"Lin","given":"Yih Chang"},{"family":"Springer","given":"Jason M."},{"family":"Turgunbaev","given":"Marat"},{"family":"Villa</w:instrText>
      </w:r>
      <w:r w:rsidR="008D1BC9">
        <w:rPr>
          <w:rFonts w:ascii="Cambria Math" w:hAnsi="Cambria Math" w:cs="Cambria Math"/>
          <w:sz w:val="22"/>
          <w:szCs w:val="22"/>
          <w:u w:val="single"/>
        </w:rPr>
        <w:instrText>‐</w:instrText>
      </w:r>
      <w:r w:rsidR="008D1BC9">
        <w:rPr>
          <w:rFonts w:ascii="Arial" w:hAnsi="Arial" w:cs="Arial"/>
          <w:sz w:val="22"/>
          <w:szCs w:val="22"/>
          <w:u w:val="single"/>
        </w:rPr>
        <w:instrText xml:space="preserve">Forte","given":"Alexandra"},{"family":"Turner","given":"Amy S."},{"family":"Mustafa","given":"Reem A."}],"issued":{"date-parts":[["2021",8]]}}}],"schema":"https://github.com/citation-style-language/schema/raw/master/csl-citation.json"} </w:instrText>
      </w:r>
      <w:r w:rsidR="008D1BC9">
        <w:rPr>
          <w:rFonts w:ascii="Arial" w:hAnsi="Arial" w:cs="Arial"/>
          <w:sz w:val="22"/>
          <w:szCs w:val="22"/>
          <w:u w:val="single"/>
        </w:rPr>
        <w:fldChar w:fldCharType="separate"/>
      </w:r>
      <w:r w:rsidR="008D1BC9" w:rsidRPr="008D1BC9">
        <w:rPr>
          <w:rFonts w:ascii="Arial" w:hAnsi="Arial" w:cs="Arial"/>
          <w:kern w:val="0"/>
          <w:sz w:val="22"/>
          <w:vertAlign w:val="superscript"/>
        </w:rPr>
        <w:t>29</w:t>
      </w:r>
      <w:r w:rsidR="008D1BC9">
        <w:rPr>
          <w:rFonts w:ascii="Arial" w:hAnsi="Arial" w:cs="Arial"/>
          <w:sz w:val="22"/>
          <w:szCs w:val="22"/>
          <w:u w:val="single"/>
        </w:rPr>
        <w:fldChar w:fldCharType="end"/>
      </w:r>
      <w:r w:rsidRPr="00F32498">
        <w:rPr>
          <w:rFonts w:ascii="Arial" w:hAnsi="Arial" w:cs="Arial"/>
          <w:sz w:val="22"/>
          <w:szCs w:val="22"/>
          <w:u w:val="single"/>
        </w:rPr>
        <w:t xml:space="preserve"> </w:t>
      </w:r>
      <w:r w:rsidRPr="006A7DB6">
        <w:rPr>
          <w:rFonts w:ascii="Arial" w:hAnsi="Arial" w:cs="Arial"/>
          <w:sz w:val="22"/>
          <w:szCs w:val="22"/>
        </w:rPr>
        <w:t>because of the imminent risk of blindness and other ischemic events</w:t>
      </w:r>
      <w:r w:rsidRPr="00F32498">
        <w:rPr>
          <w:rFonts w:ascii="Arial" w:hAnsi="Arial" w:cs="Arial"/>
          <w:sz w:val="22"/>
          <w:szCs w:val="22"/>
        </w:rPr>
        <w:t xml:space="preserve">. In the U.S., diagnosis still relies on a positive temporal artery biopsy </w:t>
      </w:r>
      <w:r>
        <w:rPr>
          <w:rFonts w:ascii="Arial" w:hAnsi="Arial" w:cs="Arial"/>
          <w:sz w:val="22"/>
          <w:szCs w:val="22"/>
        </w:rPr>
        <w:t xml:space="preserve">(TAB) </w:t>
      </w:r>
      <w:r w:rsidRPr="00F32498">
        <w:rPr>
          <w:rFonts w:ascii="Arial" w:hAnsi="Arial" w:cs="Arial"/>
          <w:sz w:val="22"/>
          <w:szCs w:val="22"/>
        </w:rPr>
        <w:t>or radiographic imaging</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{"citationID":"c9U5MORJ","properties":{"formattedCitation":"\\super 10,29,30\\nosupersub{}","plainCitation":"10,29,30","noteIndex":0},"citationItems":[{"id":1899,"uris":["http://zotero.org/users/10812369/items/SXV6A8JV"],"itemData":{"id":1899,"type":"article-journal","abstract":"Objective  To develop and validate updated classification criteria for giant cell arteritis (GCA).\nMethods  Patients with vasculitis or comparator diseases were recruited into an international cohort. The study proceeded in six phases: (1) identification of candidate items, (2) prospective collection of candidate items present at the time of diagnosis, (3) expert panel review of cases, (4) data</w:instrText>
      </w:r>
      <w:r w:rsidR="008D1BC9">
        <w:rPr>
          <w:rFonts w:ascii="Cambria Math" w:hAnsi="Cambria Math" w:cs="Cambria Math"/>
          <w:sz w:val="22"/>
          <w:szCs w:val="22"/>
        </w:rPr>
        <w:instrText>‐</w:instrText>
      </w:r>
      <w:r w:rsidR="008D1BC9">
        <w:rPr>
          <w:rFonts w:ascii="Arial" w:hAnsi="Arial" w:cs="Arial"/>
          <w:sz w:val="22"/>
          <w:szCs w:val="22"/>
        </w:rPr>
        <w:instrText>driven reduction of candidate items, (5) derivation of a points</w:instrText>
      </w:r>
      <w:r w:rsidR="008D1BC9">
        <w:rPr>
          <w:rFonts w:ascii="Cambria Math" w:hAnsi="Cambria Math" w:cs="Cambria Math"/>
          <w:sz w:val="22"/>
          <w:szCs w:val="22"/>
        </w:rPr>
        <w:instrText>‐</w:instrText>
      </w:r>
      <w:r w:rsidR="008D1BC9">
        <w:rPr>
          <w:rFonts w:ascii="Arial" w:hAnsi="Arial" w:cs="Arial"/>
          <w:sz w:val="22"/>
          <w:szCs w:val="22"/>
        </w:rPr>
        <w:instrText>based risk classification score in a development data set and (6) validation in an independent data set.\nResults  The development data set consisted of 518 cases of GCA and 536 comparators. The validation data set consisted of 238 cases of GCA and 213 comparators. Age ≥50 years at diagnosis was an absolute requirement for classification. The final criteria items and weights were as follows: positive temporal artery biopsy or temporal artery halo sign on ultrasound (+5); erythrocyte sedimentation rate ≥50 mm/hour or C reactive protein ≥10 mg/L (+3); sudden visual loss (+3); morning stiffness in shoulders or neck, jaw or tongue claudication, new temporal headache, scalp tenderness, temporal artery abnormality on vascular examination, bilateral axillary involvement on imaging and fluorodeoxyglucose–positron emission tomography activity throughout the aorta (+2 each). A patient could be classified as having GCA with a cumulative score of ≥6 points. When these criteria were tested in the validation data set, the model area under the curve was 0.91 (95% CI 0.88 to 0.94) with a sensitivity of 87.0% (95% CI 82.0% to 91.0%) and specificity of 94.8% (95% CI 91.0% to 97.4%).\nConclusion  The 2022 American College of Rheumatology/EULAR GCA classification criteria are now validated for use in clinical research.","container-title":"Annals of the Rheumatic Diseases","DOI":"10.1136/ard-2022-223480","ISSN":"00034967","issue":"12","journalAbbreviation":"Annals of the Rheumatic Diseases","language":"en","page":"1647-1653","source":"DOI.org (Crossref)","title":"2022 American College of Rheumatology/EULAR classification criteria for giant cell arteritis","volume":"81","author":[{"family":"Ponte","given":"Cristina"},{"family":"Grayson","given":"Peter C"},{"family":"Robson","given":"Joanna C"},{"family":"Suppiah","given":"Ravi"},{"family":"Gribbons","given":"Katherine Bates"},{"family":"Judge","given":"Andrew"},{"family":"Craven","given":"Anthea"},{"family":"Khalid","given":"Sara"},{"family":"Hutchings","given":"Andrew"},{"family":"Watts","given":"Richard A"},{"family":"Merkel","given":"Peter A"},{"family":"Luqmani","given":"Raashid A"},{"family":"Gatenby","given":"Paul"},{"family":"Hill","given":"Catherine"},{"family":"Ranganathan","given":"Dwarakanathan"},{"family":"Kronbichler","given":"Andreas"},{"family":"Blockmans","given":"Daniel"},{"family":"Barra","given":"Lillian"},{"family":"Carette","given":"Simon"},{"family":"Pagnoux","given":"Christian"},{"family":"Dhindsa","given":"Navjot"},{"family":"Fifi-Mah","given":"Aurore"},{"family":"Khalidi","given":"Nader"},{"family":"Liang","given":"Patrick"},{"family":"Milman","given":"Nataliya"},{"family":"Pineau","given":"Christian"},{"family":"Tian","given":"Xinping"},{"family":"Wang","given":"Guochun"},{"family":"Wang","given":"Tian"},{"family":"Zhao","given":"Ming-hui"},{"family":"Tesar","given":"Vladimir"},{"family":"Baslund","given":"Bo"},{"family":"Hammam","given":"Nevin"},{"family":"Shahin","given":"Amira"},{"family":"Pirila","given":"Laura"},{"family":"Putaala","given":"Jukka"},{"family":"Hellmich","given":"Bernhard"},{"family":"Henes","given":"Jörg"},{"family":"Holle","given":"Julia"},{"family":"Moosig","given":"Frank"},{"family":"Lamprecht","given":"Peter"},{"family":"Neumann","given":"Thomas"},{"family":"Schmidt","given":"Wolfgang"},{"family":"Sunderkoetter","given":"Cord"},{"family":"Szekanecz","given":"Zoltan"},{"family":"Danda","given":"Debashish"},{"family":"Das","given":"Siddharth"},{"family":"Gupta","given":"Rajiva"},{"family":"Rajasekhar","given":"Liza"},{"family":"Sharma","given":"Aman"},{"family":"Wagh","given":"Shrikant"},{"family":"Clarkson","given":"Michael"},{"family":"Molloy","given":"Eamonn"},{"family":"Salvarani","given":"Carlo"},{"family":"Schiavon","given":"Franco"},{"family":"Tombetti","given":"Enrico"},{"family":"Vaglio","given":"Augusto"},{"family":"Amano","given":"Koichi"},{"family":"Arimura","given":"Yoshihiro"},{"family":"Dobashi","given":"Hiroaki"},{"family":"Fujimoto","given":"Shouichi"},{"family":"Harigai","given":"Masayoshi"},{"family":"Hirano","given":"Fumio"},{"family":"Hirahashi","given":"Junichi"},{"family":"Honma","given":"Sakae"},{"family":"Kawakami","given":"Tamihiro"},{"family":"Kobayashi","given":"Shigeto"},{"family":"Kono","given":"Hajime"},{"family":"Makino","given":"Hirofumi"},{"family":"Matsui","given":"Kazuo"},{"family":"Suzuki","given":"Eri MusoKazuo"},{"family":"Ikeda","given":"Kei"},{"family":"Takeuchi","given":"Tsutomu"},{"family":"Tsukamoto","given":"Tatsuo"},{"family":"Uchida","given":"Shunya"},{"family":"Wada","given":"Takashi"},{"family":"Yamada","given":"Hidehiro"},{"family":"Yamagata","given":"Kunihiro"},{"family":"Yumura","given":"Wako"},{"family":"Lai","given":"Kan Sow"},{"family":"Flores-Suarez","given":"Luis Felipe"},{"family":"Hinojosa-Azaola","given":"Andrea"},{"family":"Rutgers","given":"Bram"},{"family":"Tak","given":"Paul-Peter"},{"family":"Grainger","given":"Rebecca"},{"family":"Quincey","given":"Vicki"},{"family":"Stamp","given":"Lisa"},{"family":"Suppiah","given":"Ravi"},{"family":"Besada","given":"Emilio"},{"family":"Diamantopoulos","given":"Andreas"},{"family":"Sznajd","given":"Jan"},{"family":"Azevedo","given":"Elsa"},{"family":"Geraldes","given":"Ruth"},{"family":"Rodrigues","given":"Miguel"},{"family":"Santos","given":"Ernestina"},{"family":"Song","given":"Yeong-Wook"},{"family":"Moiseev","given":"Sergey"},{"family":"Hocevar","given":"Alojzija"},{"family":"Cid","given":"Maria Cinta"},{"family":"Moreno","given":"Xavier Solanich"},{"family":"Atukorala","given":"Inoshi"},{"family":"Berglin","given":"Ewa"},{"family":"Mohammed","given":"Aladdin"},{"family":"Segelmark","given":"Mårten"},{"family":"Daikeler","given":"Thomas"},{"family":"Direskeneli","given":"Haner"},{"family":"Hatemi","given":"Gulen"},{"family":"Kamali","given":"Sevil"},{"family":"Karadag","given":"Ömer"},{"family":"Pehlevan","given":"Seval"},{"family":"Adler","given":"Matthew"},{"family":"Basu","given":"Neil"},{"family":"Bruce","given":"Iain"},{"family":"Chakravarty","given":"Kuntal"},{"family":"Dasgupta","given":"Bhaskar"},{"family":"Flossmann","given":"Oliver"},{"family":"Gendi","given":"Nagui"},{"family":"Hassan","given":"Alaa"},{"family":"Hoyles","given":"Rachel"},{"family":"Jayne","given":"David"},{"family":"Jones","given":"Colin"},{"family":"Klocke","given":"Rainer"},{"family":"Lanyon","given":"Peter"},{"family":"Laversuch","given":"Cathy"},{"family":"Luqmani","given":"Raashid"},{"family":"Robson","given":"Joanna"},{"family":"Magliano","given":"Malgorzata"},{"family":"Mason","given":"Justin"},{"family":"Maw","given":"Win Win"},{"family":"McInnes","given":"Iain"},{"family":"Mclaren","given":"John"},{"family":"Morgan","given":"Matthew"},{"family":"Morgan","given":"Ann"},{"family":"Mukhtyar","given":"Chetan"},{"family":"O'Riordan","given":"Edmond"},{"family":"Patel","given":"Sanjeev"},{"family":"Peall","given":"Adrian"},{"family":"Robson","given":"Joanna"},{"family":"Venkatachalam","given":"Srinivasan"},{"family":"Vermaak","given":"Erin"},{"family":"Menon","given":"Ajit"},{"family":"Watts","given":"Richard"},{"family":"Yee","given":"Chee-Seng"},{"family":"Albert","given":"Daniel"},{"family":"Calabrese","given":"Leonard"},{"family":"Chung","given":"Sharon"},{"family":"Forbess","given":"Lindsy"},{"family":"Gaffo","given":"Angelo"},{"family":"Gewurz-Singer","given":"Ora"},{"family":"Grayson","given":"Peter"},{"family":"Liang","given":"Kimberly"},{"family":"Matteson","given":"Eric"},{"family":"Rhee","given":"Rennie"},{"family":"Springer","given":"Jason"},{"family":"Sreih","given":"Antoine"}],"issued":{"date-parts":[["2022",12]]}}},{"id":1900,"uris":["http://zotero.org/users/10812369/items/WEM7FDX2"],"itemData":{"id":1900,"type":"article-journal","abstract":"Objective. To provide evidence-b­ ased recommendations and expert guidance for the management of giant cell arteritis (GCA) and Takayasu arteritis (TAK) as exemplars of large vessel vasculitis.\nMethods. Clinical questions regarding diagnostic testing, treatment, and management were developed in the population, intervention, comparator, and outcome (PICO) format for GCA and TAK (27 for GCA, 27 for TAK). Systematic literature reviews were conducted for each PICO question. The Grading of Recommendations Assessment, Development and Evaluation methodology was used to rate the quality of the evidence. Recommendations were developed by the Voting Panel, comprising adult and pediatric rheumatologists and patients. Each recommendation required ≥70% consensus among the Voting Panel.\nResults. We present 22 recommendations and 2 ungraded position statements for GCA, and 20 recommendations and 1 ungraded position statement for TAK. These recommendations and statements address clinical questions relating to the use of diagnostic testing, including imaging, treatments, and surgical interventions in GCA and TAK. Recommendations for GCA include support for the use of glucocorticoid-s­ paring immunosuppressive agents and the use of imaging to identify large vessel involvement. Recommendations for TAK include the use of nonglucocorticoid immunosuppressive agents with glucocorticoids as initial therapy. There were only 2 strong recommendations; the remaining recommendations were conditional due to the low quality of evidence available for most PICO questions.\nConclusion. These recommendations provide guidance regarding the evaluation and management of patients with GCA and TAK, including diagnostic strategies, use of pharmacologic agents, and surgical interventions.","container-title":"Arthritis &amp; Rheumatology","DOI":"10.1002/art.41774","ISSN":"2326-5191, 2326-5205","issue":"8","journalAbbreviation":"Arthritis &amp; Rheumatology","language":"en","page":"1349-1365","source":"DOI.org (Crossref)","title":"2021 American College of Rheumatology/Vasculitis Foundation Guideline for the Management of Giant Cell Arteritis and Takayasu Arteritis","volume":"73","author":[{"family":"Maz","given":"Mehrdad"},{"family":"Chung","given":"Sharon A."},{"family":"Abril","given":"Andy"},{"family":"Langford","given":"Carol A."},{"family":"Gorelik","given":"Mark"},{"family":"Guyatt","given":"Gordon"},{"family":"Archer","given":"Amy M."},{"family":"Conn","given":"Doyt L."},{"family":"Full","given":"Kathy A."},{"family":"Grayson","given":"Peter C."},{"family":"Ibarra","given":"Maria F."},{"family":"Imundo","given":"Lisa F."},{"family":"Kim","given":"Susan"},{"family":"Merkel","given":"Peter A."},{"family":"Rhee","given":"Rennie L."},{"family":"Seo","given":"Philip"},{"family":"Stone","given":"John H."},{"family":"Sule","given":"Sangeeta"},{"family":"Sundel","given":"Robert P."},{"family":"Vitobaldi","given":"Omar I."},{"family":"Warner","given":"Ann"},{"family":"Byram","given":"Kevin"},{"family":"Dua","given":"Anisha B."},{"family":"Husainat","given":"Nedaa"},{"family":"James","given":"Karen E."},{"family":"Kalot","given":"Mohamad A."},{"family":"Lin","given":"Yih Chang"},{"family":"Springer","given":"Jason M."},{"family":"Turgunbaev","given":"Marat"},{"family":"Villa</w:instrText>
      </w:r>
      <w:r w:rsidR="008D1BC9">
        <w:rPr>
          <w:rFonts w:ascii="Cambria Math" w:hAnsi="Cambria Math" w:cs="Cambria Math"/>
          <w:sz w:val="22"/>
          <w:szCs w:val="22"/>
        </w:rPr>
        <w:instrText>‐</w:instrText>
      </w:r>
      <w:r w:rsidR="008D1BC9">
        <w:rPr>
          <w:rFonts w:ascii="Arial" w:hAnsi="Arial" w:cs="Arial"/>
          <w:sz w:val="22"/>
          <w:szCs w:val="22"/>
        </w:rPr>
        <w:instrText xml:space="preserve">Forte","given":"Alexandra"},{"family":"Turner","given":"Amy S."},{"family":"Mustafa","given":"Reem A."}],"issued":{"date-parts":[["2021",8]]}}},{"id":1904,"uris":["http://zotero.org/users/10812369/items/269DTVCZ"],"itemData":{"id":1904,"type":"article-journal","abstract":"Objectives  To assess the sensitivity to change of ultrasound halo features and their association with disease activity and glucocorticoid (GC) treatment in patients with newly diagnosed giant cell arteritis (GCA).\nMethods  Prospective study of patients with ultrasound-­ confirmed GCA who underwent serial ultrasound assessments of the temporal artery (TA) and axillary artery (AX) at fixed time points. The number of segments with halo and maximum halo intima–media thickness (IMT) was recorded. Time points in which &gt;80% of patients were assessed were considered for analysis. Halo features at disease presentation and first relapse were compared.\nResults  49 patients were assessed at 354 visits. Halo sensitivity to change was assessed at weeks 1, 3, 6, 12 and 24 and showed a significant standardised mean difference between all time points and baseline for the TA halo features but only after week 6 for the AX halo features. The number of TA segments with halo and sum and maximum TA halo IMT showed a significant correlation with erythrocyte sedimentation rate (0.41, 0.44 and 0.48), C reactive protein (0.34, 0.39 and 0.41), Birmingham Vasculitis Activity Score (0.29, 0.36 and 0.35) and GC cumulative dose (−0.34, −0.37 and −0.32); no significant correlation was found for the AX halo features. Halo sign was present in 94% of first disease relapses but with a lower mean number of segments with halo and sum of halo IMT compared with disease onset (2.93±1.59 mm vs 4.85±1.51 mm, p=0.0012; 2.01±1.13 mm vs 4.49±1.95 mm, p=0.0012).\nConclusions  Ultrasound is a useful imaging tool to assess disease activity and response to treatment in patients with GCA.","container-title":"Annals of the Rheumatic Diseases","DOI":"10.1136/annrheumdis-2021-220306","ISSN":"00034967","issue":"11","journalAbbreviation":"Annals of the Rheumatic Diseases","language":"en","page":"1475-1482","source":"DOI.org (Crossref)","title":"Ultrasound halo sign as a potential monitoring tool for patients with giant cell arteritis: a prospective analysis","title-short":"Ultrasound halo sign as a potential monitoring tool for patients with giant cell arteritis","volume":"80","author":[{"family":"Ponte","given":"Cristina"},{"family":"Monti","given":"Sara"},{"family":"Scirè","given":"Carlo Alberto"},{"family":"Delvino","given":"Paolo"},{"family":"Khmelinskii","given":"Nikita"},{"family":"Milanesi","given":"Alessandra"},{"family":"Teixeira","given":"Vítor"},{"family":"Brandolino","given":"Fabio"},{"family":"Saraiva","given":"Fernando"},{"family":"Montecucco","given":"Carlomaurizio"},{"family":"Fonseca","given":"João Eurico"},{"family":"Schmidt","given":"Wolfgang A"},{"family":"Luqmani","given":"Raashid Ahmed"}],"issued":{"date-parts":[["2021",11]]}}}],"schema":"https://github.com/citation-style-language/schema/raw/master/csl-citation.json"}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10,29,30</w:t>
      </w:r>
      <w:r w:rsidR="008D1BC9">
        <w:rPr>
          <w:rFonts w:ascii="Arial" w:hAnsi="Arial" w:cs="Arial"/>
          <w:sz w:val="22"/>
          <w:szCs w:val="22"/>
        </w:rPr>
        <w:fldChar w:fldCharType="end"/>
      </w:r>
      <w:r w:rsidRPr="00743CE2">
        <w:rPr>
          <w:rFonts w:ascii="Arial" w:hAnsi="Arial" w:cs="Arial"/>
          <w:sz w:val="22"/>
          <w:szCs w:val="22"/>
        </w:rPr>
        <w:t xml:space="preserve">. </w:t>
      </w:r>
      <w:r w:rsidRPr="006A7DB6">
        <w:rPr>
          <w:rFonts w:ascii="Arial" w:hAnsi="Arial" w:cs="Arial"/>
          <w:sz w:val="22"/>
          <w:szCs w:val="22"/>
        </w:rPr>
        <w:t>Despite the obvious need for rapid and sensitive diagnostics, no molecular diagnostic exists for GCA</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{"citationID":"jxm0hQOp","properties":{"formattedCitation":"\\super 10\\nosupersub{}","plainCitation":"10","noteIndex":0},"citationItems":[{"id":1899,"uris":["http://zotero.org/users/10812369/items/SXV6A8JV"],"itemData":{"id":1899,"type":"article-journal","abstract":"Objective  To develop and validate updated classification criteria for giant cell arteritis (GCA).\nMethods  Patients with vasculitis or comparator diseases were recruited into an international cohort. The study proceeded in six phases: (1) identification of candidate items, (2) prospective collection of candidate items present at the time of diagnosis, (3) expert panel review of cases, (4) data</w:instrText>
      </w:r>
      <w:r w:rsidR="008D1BC9">
        <w:rPr>
          <w:rFonts w:ascii="Cambria Math" w:hAnsi="Cambria Math" w:cs="Cambria Math"/>
          <w:sz w:val="22"/>
          <w:szCs w:val="22"/>
        </w:rPr>
        <w:instrText>‐</w:instrText>
      </w:r>
      <w:r w:rsidR="008D1BC9">
        <w:rPr>
          <w:rFonts w:ascii="Arial" w:hAnsi="Arial" w:cs="Arial"/>
          <w:sz w:val="22"/>
          <w:szCs w:val="22"/>
        </w:rPr>
        <w:instrText>driven reduction of candidate items, (5) derivation of a points</w:instrText>
      </w:r>
      <w:r w:rsidR="008D1BC9">
        <w:rPr>
          <w:rFonts w:ascii="Cambria Math" w:hAnsi="Cambria Math" w:cs="Cambria Math"/>
          <w:sz w:val="22"/>
          <w:szCs w:val="22"/>
        </w:rPr>
        <w:instrText>‐</w:instrText>
      </w:r>
      <w:r w:rsidR="008D1BC9">
        <w:rPr>
          <w:rFonts w:ascii="Arial" w:hAnsi="Arial" w:cs="Arial"/>
          <w:sz w:val="22"/>
          <w:szCs w:val="22"/>
        </w:rPr>
        <w:instrText xml:space="preserve">based risk classification score in a development data set and (6) validation in an independent data set.\nResults  The development data set consisted of 518 cases of GCA and 536 comparators. The validation data set consisted of 238 cases of GCA and 213 comparators. Age ≥50 years at diagnosis was an absolute requirement for classification. The final criteria items and weights were as follows: positive temporal artery biopsy or temporal artery halo sign on ultrasound (+5); erythrocyte sedimentation rate ≥50 mm/hour or C reactive protein ≥10 mg/L (+3); sudden visual loss (+3); morning stiffness in shoulders or neck, jaw or tongue claudication, new temporal headache, scalp tenderness, temporal artery abnormality on vascular examination, bilateral axillary involvement on imaging and fluorodeoxyglucose–positron emission tomography activity throughout the aorta (+2 each). A patient could be classified as having GCA with a cumulative score of ≥6 points. When these criteria were tested in the validation data set, the model area under the curve was 0.91 (95% CI 0.88 to 0.94) with a sensitivity of 87.0% (95% CI 82.0% to 91.0%) and specificity of 94.8% (95% CI 91.0% to 97.4%).\nConclusion  The 2022 American College of Rheumatology/EULAR GCA classification criteria are now validated for use in clinical research.","container-title":"Annals of the Rheumatic Diseases","DOI":"10.1136/ard-2022-223480","ISSN":"00034967","issue":"12","journalAbbreviation":"Annals of the Rheumatic Diseases","language":"en","page":"1647-1653","source":"DOI.org (Crossref)","title":"2022 American College of Rheumatology/EULAR classification criteria for giant cell arteritis","volume":"81","author":[{"family":"Ponte","given":"Cristina"},{"family":"Grayson","given":"Peter C"},{"family":"Robson","given":"Joanna C"},{"family":"Suppiah","given":"Ravi"},{"family":"Gribbons","given":"Katherine Bates"},{"family":"Judge","given":"Andrew"},{"family":"Craven","given":"Anthea"},{"family":"Khalid","given":"Sara"},{"family":"Hutchings","given":"Andrew"},{"family":"Watts","given":"Richard A"},{"family":"Merkel","given":"Peter A"},{"family":"Luqmani","given":"Raashid A"},{"family":"Gatenby","given":"Paul"},{"family":"Hill","given":"Catherine"},{"family":"Ranganathan","given":"Dwarakanathan"},{"family":"Kronbichler","given":"Andreas"},{"family":"Blockmans","given":"Daniel"},{"family":"Barra","given":"Lillian"},{"family":"Carette","given":"Simon"},{"family":"Pagnoux","given":"Christian"},{"family":"Dhindsa","given":"Navjot"},{"family":"Fifi-Mah","given":"Aurore"},{"family":"Khalidi","given":"Nader"},{"family":"Liang","given":"Patrick"},{"family":"Milman","given":"Nataliya"},{"family":"Pineau","given":"Christian"},{"family":"Tian","given":"Xinping"},{"family":"Wang","given":"Guochun"},{"family":"Wang","given":"Tian"},{"family":"Zhao","given":"Ming-hui"},{"family":"Tesar","given":"Vladimir"},{"family":"Baslund","given":"Bo"},{"family":"Hammam","given":"Nevin"},{"family":"Shahin","given":"Amira"},{"family":"Pirila","given":"Laura"},{"family":"Putaala","given":"Jukka"},{"family":"Hellmich","given":"Bernhard"},{"family":"Henes","given":"Jörg"},{"family":"Holle","given":"Julia"},{"family":"Moosig","given":"Frank"},{"family":"Lamprecht","given":"Peter"},{"family":"Neumann","given":"Thomas"},{"family":"Schmidt","given":"Wolfgang"},{"family":"Sunderkoetter","given":"Cord"},{"family":"Szekanecz","given":"Zoltan"},{"family":"Danda","given":"Debashish"},{"family":"Das","given":"Siddharth"},{"family":"Gupta","given":"Rajiva"},{"family":"Rajasekhar","given":"Liza"},{"family":"Sharma","given":"Aman"},{"family":"Wagh","given":"Shrikant"},{"family":"Clarkson","given":"Michael"},{"family":"Molloy","given":"Eamonn"},{"family":"Salvarani","given":"Carlo"},{"family":"Schiavon","given":"Franco"},{"family":"Tombetti","given":"Enrico"},{"family":"Vaglio","given":"Augusto"},{"family":"Amano","given":"Koichi"},{"family":"Arimura","given":"Yoshihiro"},{"family":"Dobashi","given":"Hiroaki"},{"family":"Fujimoto","given":"Shouichi"},{"family":"Harigai","given":"Masayoshi"},{"family":"Hirano","given":"Fumio"},{"family":"Hirahashi","given":"Junichi"},{"family":"Honma","given":"Sakae"},{"family":"Kawakami","given":"Tamihiro"},{"family":"Kobayashi","given":"Shigeto"},{"family":"Kono","given":"Hajime"},{"family":"Makino","given":"Hirofumi"},{"family":"Matsui","given":"Kazuo"},{"family":"Suzuki","given":"Eri MusoKazuo"},{"family":"Ikeda","given":"Kei"},{"family":"Takeuchi","given":"Tsutomu"},{"family":"Tsukamoto","given":"Tatsuo"},{"family":"Uchida","given":"Shunya"},{"family":"Wada","given":"Takashi"},{"family":"Yamada","given":"Hidehiro"},{"family":"Yamagata","given":"Kunihiro"},{"family":"Yumura","given":"Wako"},{"family":"Lai","given":"Kan Sow"},{"family":"Flores-Suarez","given":"Luis Felipe"},{"family":"Hinojosa-Azaola","given":"Andrea"},{"family":"Rutgers","given":"Bram"},{"family":"Tak","given":"Paul-Peter"},{"family":"Grainger","given":"Rebecca"},{"family":"Quincey","given":"Vicki"},{"family":"Stamp","given":"Lisa"},{"family":"Suppiah","given":"Ravi"},{"family":"Besada","given":"Emilio"},{"family":"Diamantopoulos","given":"Andreas"},{"family":"Sznajd","given":"Jan"},{"family":"Azevedo","given":"Elsa"},{"family":"Geraldes","given":"Ruth"},{"family":"Rodrigues","given":"Miguel"},{"family":"Santos","given":"Ernestina"},{"family":"Song","given":"Yeong-Wook"},{"family":"Moiseev","given":"Sergey"},{"family":"Hocevar","given":"Alojzija"},{"family":"Cid","given":"Maria Cinta"},{"family":"Moreno","given":"Xavier Solanich"},{"family":"Atukorala","given":"Inoshi"},{"family":"Berglin","given":"Ewa"},{"family":"Mohammed","given":"Aladdin"},{"family":"Segelmark","given":"Mårten"},{"family":"Daikeler","given":"Thomas"},{"family":"Direskeneli","given":"Haner"},{"family":"Hatemi","given":"Gulen"},{"family":"Kamali","given":"Sevil"},{"family":"Karadag","given":"Ömer"},{"family":"Pehlevan","given":"Seval"},{"family":"Adler","given":"Matthew"},{"family":"Basu","given":"Neil"},{"family":"Bruce","given":"Iain"},{"family":"Chakravarty","given":"Kuntal"},{"family":"Dasgupta","given":"Bhaskar"},{"family":"Flossmann","given":"Oliver"},{"family":"Gendi","given":"Nagui"},{"family":"Hassan","given":"Alaa"},{"family":"Hoyles","given":"Rachel"},{"family":"Jayne","given":"David"},{"family":"Jones","given":"Colin"},{"family":"Klocke","given":"Rainer"},{"family":"Lanyon","given":"Peter"},{"family":"Laversuch","given":"Cathy"},{"family":"Luqmani","given":"Raashid"},{"family":"Robson","given":"Joanna"},{"family":"Magliano","given":"Malgorzata"},{"family":"Mason","given":"Justin"},{"family":"Maw","given":"Win Win"},{"family":"McInnes","given":"Iain"},{"family":"Mclaren","given":"John"},{"family":"Morgan","given":"Matthew"},{"family":"Morgan","given":"Ann"},{"family":"Mukhtyar","given":"Chetan"},{"family":"O'Riordan","given":"Edmond"},{"family":"Patel","given":"Sanjeev"},{"family":"Peall","given":"Adrian"},{"family":"Robson","given":"Joanna"},{"family":"Venkatachalam","given":"Srinivasan"},{"family":"Vermaak","given":"Erin"},{"family":"Menon","given":"Ajit"},{"family":"Watts","given":"Richard"},{"family":"Yee","given":"Chee-Seng"},{"family":"Albert","given":"Daniel"},{"family":"Calabrese","given":"Leonard"},{"family":"Chung","given":"Sharon"},{"family":"Forbess","given":"Lindsy"},{"family":"Gaffo","given":"Angelo"},{"family":"Gewurz-Singer","given":"Ora"},{"family":"Grayson","given":"Peter"},{"family":"Liang","given":"Kimberly"},{"family":"Matteson","given":"Eric"},{"family":"Rhee","given":"Rennie"},{"family":"Springer","given":"Jason"},{"family":"Sreih","given":"Antoine"}],"issued":{"date-parts":[["2022",12]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10</w:t>
      </w:r>
      <w:r w:rsidR="008D1BC9">
        <w:rPr>
          <w:rFonts w:ascii="Arial" w:hAnsi="Arial" w:cs="Arial"/>
          <w:sz w:val="22"/>
          <w:szCs w:val="22"/>
        </w:rPr>
        <w:fldChar w:fldCharType="end"/>
      </w:r>
      <w:r w:rsidRPr="00F32498">
        <w:rPr>
          <w:rFonts w:ascii="Arial" w:hAnsi="Arial" w:cs="Arial"/>
          <w:sz w:val="22"/>
          <w:szCs w:val="22"/>
        </w:rPr>
        <w:t>. There is also a dearth of treatment options available for GCA</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{"citationID":"Ksv5nn8w","properties":{"formattedCitation":"\\super 9\\nosupersub{}","plainCitation":"9","noteIndex":0},"citationItems":[{"id":1690,"uris":["http://zotero.org/users/10812369/items/4I6IRNNY"],"itemData":{"id":1690,"type":"article-journal","abstract":"Despite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9</w:t>
      </w:r>
      <w:r w:rsidR="008D1BC9">
        <w:rPr>
          <w:rFonts w:ascii="Arial" w:hAnsi="Arial" w:cs="Arial"/>
          <w:sz w:val="22"/>
          <w:szCs w:val="22"/>
        </w:rPr>
        <w:fldChar w:fldCharType="end"/>
      </w:r>
      <w:r w:rsidRPr="00F32498">
        <w:rPr>
          <w:rFonts w:ascii="Arial" w:hAnsi="Arial" w:cs="Arial"/>
          <w:sz w:val="22"/>
          <w:szCs w:val="22"/>
        </w:rPr>
        <w:t>. First-line treatment remains high-dose glucocorticoids (GC)</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{"citationID":"q8euUyEy","properties":{"formattedCitation":"\\super 9,29\\nosupersub{}","plainCitation":"9,29","noteIndex":0},"citationItems":[{"id":1690,"uris":["http://zotero.org/users/10812369/items/4I6IRNNY"],"itemData":{"id":1690,"type":"article-journal","abstract":"Despite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Sleen","given":"Yannick"},{"family":"Brouwer","given":"Elisabeth"}],"issued":{"date-parts":[["2022",2]]}}},{"id":1900,"uris":["http://zotero.org/users/10812369/items/WEM7FDX2"],"itemData":{"id":1900,"type":"article-journal","abstract":"Objective. To provide evidence-b­ ased recommendations and expert guidance for the management of giant cell arteritis (GCA) and Takayasu arteritis (TAK) as exemplars of large vessel vasculitis.\nMethods. Clinical questions regarding diagnostic testing, treatment, and management were developed in the population, intervention, comparator, and outcome (PICO) format for GCA and TAK (27 for GCA, 27 for TAK). Systematic literature reviews were conducted for each PICO question. The Grading of Recommendations Assessment, Development and Evaluation methodology was used to rate the quality of the evidence. Recommendations were developed by the Voting Panel, comprising adult and pediatric rheumatologists and patients. Each recommendation required ≥70% consensus among the Voting Panel.\nResults. We present 22 recommendations and 2 ungraded position statements for GCA, and 20 recommendations and 1 ungraded position statement for TAK. These recommendations and statements address clinical questions relating to the use of diagnostic testing, including imaging, treatments, and surgical interventions in GCA and TAK. Recommendations for GCA include support for the use of glucocorticoid-s­ paring immunosuppressive agents and the use of imaging to identify large vessel involvement. Recommendations for TAK include the use of nonglucocorticoid immunosuppressive agents with glucocorticoids as initial therapy. There were only 2 strong recommendations; the remaining recommendations were conditional due to the low quality of evidence available for most PICO questions.\nConclusion. These recommendations provide guidance regarding the evaluation and management of patients with GCA and TAK, including diagnostic strategies, use of pharmacologic agents, and surgical interventions.","container-title":"Arthritis &amp; Rheumatology","DOI":"10.1002/art.41774","ISSN":"2326-5191, 2326-5205","issue":"8","journalAbbreviation":"Arthritis &amp; Rheumatology","language":"en","page":"1349-1365","source":"DOI.org (Crossref)","title":"2021 American College of Rheumatology/Vasculitis Foundation Guideline for the Management of Giant Cell Arteritis and Takayasu Arteritis","volume":"73","author":[{"family":"Maz","given":"Mehrdad"},{"family":"Chung","given":"Sharon A."},{"family":"Abril","given":"Andy"},{"family":"Langford","given":"Carol A."},{"family":"Gorelik","given":"Mark"},{"family":"Guyatt","given":"Gordon"},{"family":"Archer","given":"Amy M."},{"family":"Conn","given":"Doyt L."},{"family":"Full","given":"Kathy A."},{"family":"Grayson","given":"Peter C."},{"family":"Ibarra","given":"Maria F."},{"family":"Imundo","given":"Lisa F."},{"family":"Kim","given":"Susan"},{"family":"Merkel","given":"Peter A."},{"family":"Rhee","given":"Rennie L."},{"family":"Seo","given":"Philip"},{"family":"Stone","given":"John H."},{"family":"Sule","given":"Sangeeta"},{"family":"Sundel","given":"Robert P."},{"family":"Vitobaldi","given":"Omar I."},{"family":"Warner","given":"Ann"},{"family":"Byram","given":"Kevin"},{"family":"Dua","given":"Anisha B."},{"family":"Husainat","given":"Nedaa"},{"family":"James","given":"Karen E."},{"family":"Kalot","given":"Mohamad A."},{"family":"Lin","given":"Yih Chang"},{"family":"Springer","given":"Jason M."},{"family":"Turgunbaev","given":"Marat"},{"family":"Villa</w:instrText>
      </w:r>
      <w:r w:rsidR="008D1BC9">
        <w:rPr>
          <w:rFonts w:ascii="Cambria Math" w:hAnsi="Cambria Math" w:cs="Cambria Math"/>
          <w:sz w:val="22"/>
          <w:szCs w:val="22"/>
        </w:rPr>
        <w:instrText>‐</w:instrText>
      </w:r>
      <w:r w:rsidR="008D1BC9">
        <w:rPr>
          <w:rFonts w:ascii="Arial" w:hAnsi="Arial" w:cs="Arial"/>
          <w:sz w:val="22"/>
          <w:szCs w:val="22"/>
        </w:rPr>
        <w:instrText xml:space="preserve">Forte","given":"Alexandra"},{"family":"Turner","given":"Amy S."},{"family":"Mustafa","given":"Reem A."}],"issued":{"date-parts":[["2021",8]]}}}],"schema":"https://github.com/citation-style-language/schema/raw/master/csl-citation.json"}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9,29</w:t>
      </w:r>
      <w:r w:rsidR="008D1BC9">
        <w:rPr>
          <w:rFonts w:ascii="Arial" w:hAnsi="Arial" w:cs="Arial"/>
          <w:sz w:val="22"/>
          <w:szCs w:val="22"/>
        </w:rPr>
        <w:fldChar w:fldCharType="end"/>
      </w:r>
      <w:r w:rsidRPr="00F32498">
        <w:rPr>
          <w:rFonts w:ascii="Arial" w:hAnsi="Arial" w:cs="Arial"/>
          <w:sz w:val="22"/>
          <w:szCs w:val="22"/>
        </w:rPr>
        <w:t xml:space="preserve"> </w:t>
      </w:r>
      <w:r>
        <w:rPr>
          <w:rFonts w:ascii="Arial" w:hAnsi="Arial" w:cs="Arial"/>
          <w:sz w:val="22"/>
          <w:szCs w:val="22"/>
        </w:rPr>
        <w:t>however these are</w:t>
      </w:r>
      <w:r w:rsidRPr="00F32498">
        <w:rPr>
          <w:rFonts w:ascii="Arial" w:hAnsi="Arial" w:cs="Arial"/>
          <w:sz w:val="22"/>
          <w:szCs w:val="22"/>
        </w:rPr>
        <w:t xml:space="preserve"> inadequate for long-term management due to risk factors, side-effect profiles and relapse rates up to 75% with GC alone</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{"citationID":"fOTKr0x9","properties":{"formattedCitation":"\\super 31,32\\nosupersub{}","plainCitation":"31,32","noteIndex":0},"citationItems":[{"id":1935,"uris":["http://zotero.org/users/10812369/items/F8TPHZ4E"],"itemData":{"id":1935,"type":"article-journal","abstract":"Glucocorticoids are the mainstay of treatment for GCA. Patients often require long-term treatment that may be associated with numerous adverse effects, depending on the dose and the duration of treatment. Trends in recent decades for glucocorticoid use in GCA suggest increasing cumulative doses and longer exposures. Common adverse events (AEs) reported in glucocorticoid-treated GCA patients include osteoporosis, hypercholesterolaemia, hypertension, posterior subcapsular cataract, infections, diabetes mellitus, Cushingoid appearance, adrenal insufficiency and aseptic necrosis of bone. AEs considered most worrisome by patients and rheumatologists include weight gain, psychological effects, osteoporosis, cardiometabolic complications and infections. The challenge is to maximize the benefitrisk ratio by giving the maximum glucocorticoid treatment necessary to control GCA initially and then to prevent relapse but to give the minimum treatment possible to avoid glucocorticoid-related AEs. We discuss the safety issues associated with long-term glucocorticoid use in patients with GCA and strategies for preventing glucocorticoid-related morbidity.","container-title":"Rheumatology","DOI":"10.1093/rheumatology/kex459","ISSN":"1462-0324, 1462-0332","issue":"suppl_2","language":"en","page":"ii11-ii21","source":"DOI.org (Crossref)","title":"Prevention of glucocorticoid morbidity in giant cell arteritis","volume":"57","author":[{"family":"Buttgereit","given":"Frank"},{"family":"Matteson","given":"Eric L"},{"family":"Dejaco","given":"Christian"},{"family":"Dasgupta","given":"Bhaskar"}],"issued":{"date-parts":[["2018",2,1]]}}},{"id":1934,"uris":["http://zotero.org/users/10812369/items/FXBJ9236"],"itemData":{"id":1934,"type":"article-journal","abstract":"Methods: Data from the Truven Healthcare MarketScanÒ database (from January 1, 2000, to June 30, 2015) and the Clinical Practice Research Datalink (CPRD; from January 1, 1995, to August 31, 2013) were used to retrospectively analyze patients aged C 50 years with GCA in the USA and UK, respectively. Outcomes included oral glucocorticoid use (cumulative prednisone-equivalent exposure), glucocorticoidrelated AEs and the association of AE risk with glucocorticoid exposure over 52 weeks.\nResults: Of the 4804 patients in the US MarketScan database and 3973 patients in the UK CPRD database included, 71.3 and 74.6% were women and mean age was 73.4 and 73.0 years, respectively. Median starting glucocorticoid dose and cumulative glucocorticoid dose at 52 weeks were 20–50 mg/day and 4000–4800 mg, respectively. The most frequent glucocorticoid-related AEs were hypertension and eye, bone health, and glucose tolerance conditions. In the ﬁrst year after diagnosis, the likelihood of any glucocorticoid-related AE was signiﬁcantly increased for each 1 g increase in cumulative glucocorticoid dose in the US and UK cohorts (odds ratio [95% CI], 1.170 [1.063, 1.287] and 1.06 [1.03, 1.09], respectively; P \\ 0.05 for both). Similar trends were observed for the risk of glucocorticoid-related AEs over full follow-up (mean, USA: 3.9 years, UK: 6.3 years).\nConclusions: In real-world patients with GCA, increased cumulative glucocorticoid exposure","container-title":"Rheumatology and Therapy","DOI":"10.1007/s40744-018-0112-8","ISSN":"2198-6576, 2198-6584","issue":"2","journalAbbreviation":"Rheumatol Ther","language":"en","page":"327-340","source":"DOI.org (Crossref)","title":"Risk Associated with Cumulative Oral Glucocorticoid Use in Patients with Giant Cell Arteritis in Real-World Databases from the USA and UK","volume":"5","author":[{"family":"Gale","given":"Sara"},{"family":"Wilson","given":"Jessica C."},{"family":"Chia","given":"Jenny"},{"family":"Trinh","given":"Huong"},{"family":"Tuckwell","given":"Katie"},{"family":"Collinson","given":"Neil"},{"family":"Dimonaco","given":"Sophie"},{"family":"Jick","given":"Susan"},{"family":"Meier","given":"Christoph"},{"family":"Mohan","given":"Shalini V."},{"family":"Sarsour","given":"Khaled"}],"issued":{"date-parts":[["2018",12]]}}}],"schema":"https://github.com/citation-style-language/schema/raw/master/csl-citation.json"}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31,32</w:t>
      </w:r>
      <w:r w:rsidR="008D1BC9">
        <w:rPr>
          <w:rFonts w:ascii="Arial" w:hAnsi="Arial" w:cs="Arial"/>
          <w:sz w:val="22"/>
          <w:szCs w:val="22"/>
        </w:rPr>
        <w:fldChar w:fldCharType="end"/>
      </w:r>
      <w:r w:rsidRPr="00F32498">
        <w:rPr>
          <w:rFonts w:ascii="Arial" w:hAnsi="Arial" w:cs="Arial"/>
          <w:sz w:val="22"/>
          <w:szCs w:val="22"/>
        </w:rPr>
        <w:t xml:space="preserve">. </w:t>
      </w:r>
      <w:r>
        <w:rPr>
          <w:rFonts w:ascii="Arial" w:hAnsi="Arial" w:cs="Arial"/>
          <w:sz w:val="22"/>
          <w:szCs w:val="22"/>
        </w:rPr>
        <w:t>Limited e</w:t>
      </w:r>
      <w:r w:rsidRPr="00F32498">
        <w:rPr>
          <w:rFonts w:ascii="Arial" w:hAnsi="Arial" w:cs="Arial"/>
          <w:sz w:val="22"/>
          <w:szCs w:val="22"/>
        </w:rPr>
        <w:t>fforts are underway to design targeted treatments for GCA that limit the use of GC</w:t>
      </w:r>
      <w:r w:rsidR="008D1BC9">
        <w:rPr>
          <w:rFonts w:ascii="Arial" w:hAnsi="Arial" w:cs="Arial"/>
          <w:sz w:val="22"/>
          <w:szCs w:val="22"/>
        </w:rPr>
        <w:fldChar w:fldCharType="begin"/>
      </w:r>
      <w:r w:rsidR="008D1BC9">
        <w:rPr>
          <w:rFonts w:ascii="Arial" w:hAnsi="Arial" w:cs="Arial"/>
          <w:sz w:val="22"/>
          <w:szCs w:val="22"/>
        </w:rPr>
        <w:instrText xml:space="preserve"> ADDIN ZOTERO_ITEM CSL_CITATION {"citationID":"csl2ZD68","properties":{"formattedCitation":"\\super 9\\nosupersub{}","plainCitation":"9","noteIndex":0},"citationItems":[{"id":1690,"uris":["http://zotero.org/users/10812369/items/4I6IRNNY"],"itemData":{"id":1690,"type":"article-journal","abstract":"Despite the heterogeneity of the giant cell arteritis (GCA) at the level of clinical manifestations and the cellular and molecular players involved in its pathogenesis, GCA is still treated with standardised regimens largely based on glucocorticoids (GC). Long-­term use of high dosages of GC as required in GCA are associated with many clinically relevant side effects. In the recent years, the interleukin-6­ receptor blocker tocilizumab has become available as the only registered targeted immunosuppressive agent in GCA. However, immunological heterogeneity may require different pathways to be targeted in order to achieve a clinical, immunological and vascular remission in GCA. The advances in the targeted blockade of various molecular pathways involved in other inflammatory and autoimmune diseases have catalyzed the research on targeted therapy in GCA. This article gives an overview of the studies with targeted immunosuppressive treatments in GCA, with a focus on their clinical value, including their effects at the level of vascular inflammation.","container-title":"RMD Open","DOI":"10.1136/rmdopen-2021-001652","ISSN":"2056-5933","issue":"1","journalAbbreviation":"RMD Open","language":"en","page":"e001652","source":"DOI.org (Crossref)","title":"Need and value of targeted immunosuppressive therapy in giant cell arteritis","volume":"8","author":[{"family":"Sandovici","given":"Maria"},{"family":"Van Der Geest","given":"Kornelis S M"},{"family":"Van Sleen","given":"Yannick"},{"family":"Brouwer","given":"Elisabeth"}],"issued":{"date-parts":[["2022",2]]}}}],"schema":"https://github.com/citation-style-language/schema/raw/master/csl-citation.json"} </w:instrText>
      </w:r>
      <w:r w:rsidR="008D1BC9">
        <w:rPr>
          <w:rFonts w:ascii="Arial" w:hAnsi="Arial" w:cs="Arial"/>
          <w:sz w:val="22"/>
          <w:szCs w:val="22"/>
        </w:rPr>
        <w:fldChar w:fldCharType="separate"/>
      </w:r>
      <w:r w:rsidR="008D1BC9" w:rsidRPr="008D1BC9">
        <w:rPr>
          <w:rFonts w:ascii="Arial" w:hAnsi="Arial" w:cs="Arial"/>
          <w:kern w:val="0"/>
          <w:sz w:val="22"/>
          <w:vertAlign w:val="superscript"/>
        </w:rPr>
        <w:t>9</w:t>
      </w:r>
      <w:r w:rsidR="008D1BC9">
        <w:rPr>
          <w:rFonts w:ascii="Arial" w:hAnsi="Arial" w:cs="Arial"/>
          <w:sz w:val="22"/>
          <w:szCs w:val="22"/>
        </w:rPr>
        <w:fldChar w:fldCharType="end"/>
      </w:r>
      <w:r w:rsidRPr="00F32498">
        <w:rPr>
          <w:rFonts w:ascii="Arial" w:hAnsi="Arial" w:cs="Arial"/>
          <w:sz w:val="22"/>
          <w:szCs w:val="22"/>
        </w:rPr>
        <w:t>. In the United States and Europe, tocilizumab (TCZ), an IL6 receptor inhibitor, has been approved as a GC-sparing agent</w:t>
      </w:r>
      <w:r>
        <w:rPr>
          <w:rFonts w:ascii="Arial" w:hAnsi="Arial" w:cs="Arial"/>
          <w:sz w:val="22"/>
          <w:szCs w:val="22"/>
        </w:rPr>
        <w:t xml:space="preserve"> and </w:t>
      </w:r>
      <w:r w:rsidRPr="00F32498">
        <w:rPr>
          <w:rFonts w:ascii="Arial" w:hAnsi="Arial" w:cs="Arial"/>
          <w:sz w:val="22"/>
          <w:szCs w:val="22"/>
        </w:rPr>
        <w:t>has greatly improved treatment outcomes in patients, however it remains to be seen if GC-free remission is possible</w:t>
      </w:r>
      <w:r w:rsidR="008D1BC9">
        <w:rPr>
          <w:rFonts w:ascii="Arial" w:hAnsi="Arial" w:cs="Arial"/>
          <w:sz w:val="22"/>
          <w:szCs w:val="22"/>
        </w:rPr>
        <w:fldChar w:fldCharType="begin"/>
      </w:r>
      <w:r w:rsidR="0095723E">
        <w:rPr>
          <w:rFonts w:ascii="Arial" w:hAnsi="Arial" w:cs="Arial"/>
          <w:sz w:val="22"/>
          <w:szCs w:val="22"/>
        </w:rPr>
        <w:instrText xml:space="preserve"> ADDIN ZOTERO_ITEM CSL_CITATION {"citationID":"xUwfWemr","properties":{"formattedCitation":"\\super 33\\nosupersub{}","plainCitation":"33","noteIndex":0},"citationItems":[{"id":1939,"uris":["http://zotero.org/users/10812369/items/G4UDUT37"],"itemData":{"id":1939,"type":"article-journal","abstract":"BACKGROUND Giant-cell arteritis commonly relapses when glucocorticoids are tapered, and the prolonged use of glucocorticoids is associated with side effects. The effect of the interleukin-6 receptor alpha inhibitor tocilizumab on the rates of relapse during glucocorticoid tapering was studied in patients with giant-cell arteritis.\nMETHODS In this 1-year trial, we randomly assigned 251 patients, in a 2:1:1:1 ratio, to receive subcutaneous tocilizumab (at a dose of 162 mg) weekly or every other week, combined with a 26-week prednisone taper, or placebo combined with a prednisone taper over a period of either 26 weeks or 52 weeks. The primary outcome was the rate of sustained glucocorticoid-free remission at week 52 in each tocilizumab group as compared with the rate in the placebo group that underwent the 26-week prednisone taper. The key secondary outcome was the rate of remission in each tocilizumab group as compared with the placebo group that underwent the 52-week prednisone taper. Dosing of prednisone and safety were also assessed. The authors’ full names, academic de</w:instrText>
      </w:r>
      <w:r w:rsidR="0095723E">
        <w:rPr>
          <w:rFonts w:ascii="Cambria Math" w:hAnsi="Cambria Math" w:cs="Cambria Math"/>
          <w:sz w:val="22"/>
          <w:szCs w:val="22"/>
        </w:rPr>
        <w:instrText>‑</w:instrText>
      </w:r>
      <w:r w:rsidR="0095723E">
        <w:rPr>
          <w:rFonts w:ascii="Arial" w:hAnsi="Arial" w:cs="Arial"/>
          <w:sz w:val="22"/>
          <w:szCs w:val="22"/>
        </w:rPr>
        <w:instrText>grees, and affiliations are listed in the Ap</w:instrText>
      </w:r>
      <w:r w:rsidR="0095723E">
        <w:rPr>
          <w:rFonts w:ascii="Cambria Math" w:hAnsi="Cambria Math" w:cs="Cambria Math"/>
          <w:sz w:val="22"/>
          <w:szCs w:val="22"/>
        </w:rPr>
        <w:instrText>‑</w:instrText>
      </w:r>
      <w:r w:rsidR="0095723E">
        <w:rPr>
          <w:rFonts w:ascii="Arial" w:hAnsi="Arial" w:cs="Arial"/>
          <w:sz w:val="22"/>
          <w:szCs w:val="22"/>
        </w:rPr>
        <w:instrText>pendix. Address reprint requests to Dr. Stone at Massachusetts General Hospi</w:instrText>
      </w:r>
      <w:r w:rsidR="0095723E">
        <w:rPr>
          <w:rFonts w:ascii="Cambria Math" w:hAnsi="Cambria Math" w:cs="Cambria Math"/>
          <w:sz w:val="22"/>
          <w:szCs w:val="22"/>
        </w:rPr>
        <w:instrText>‑</w:instrText>
      </w:r>
      <w:r w:rsidR="0095723E">
        <w:rPr>
          <w:rFonts w:ascii="Arial" w:hAnsi="Arial" w:cs="Arial"/>
          <w:sz w:val="22"/>
          <w:szCs w:val="22"/>
        </w:rPr>
        <w:instrText xml:space="preserve">tal, 55 Fruit St., Boston, MA 02114, or at ­jhstone@­mgh.­harvard.­edu. N Engl J Med 2017;377:317-28. DOI: 10.1056/NEJMoa1613849 Copyright © 2017 Massachusetts Medical Society.\nRESULTS Sustained remission at week 52 occurred in 56% of the patients treated with tocilizumab weekly and in 53% of those treated with tocilizumab every other week, as compared with 14% of those in the placebo group that underwent the 26-week prednisone taper and 18% of those in the placebo group that underwent the 52-week prednisone taper (P&lt;0.001 for the comparisons of either active treatment with placebo). The cumulative median prednisone dose over the 52-week period was 1862 mg in each tocilizumab group, as compared with 3296 mg in the placebo group that underwent the 26-week taper (P&lt;0.001 for both comparisons) and 3818 mg in the placebo group that underwent the 52-week taper (P&lt;0.001 for both comparisons). Serious adverse events occurred in 15% of the patients in the group that received tocilizumab weekly, 14% of those in the group that received tocilizumab every other week, 22% of those in the placebo group that underwent the 26-week taper, and 25% of those in the placebo group that underwent the 52-week taper. Anterior ischemic optic neuropathy developed in one patient in the group that received tocilizumab every other week.\nCONCLUSIONS Tocilizumab, received weekly or every other week, combined with a 26-week prednisone taper was superior to either 26-week or 52-week prednisone tapering plus placebo with regard to sustained glucocorticoid-free remission in patients with giant-cell arteritis. Longer follow-up is necessary to determine the durability of remission and safety of tocilizumab. (Funded by F. Hoffmann–La Roche; ClinicalTrials.gov number, NCT01791153.)","container-title":"New England Journal of Medicine","DOI":"10.1056/NEJMoa1613849","ISSN":"0028-4793, 1533-4406","issue":"4","journalAbbreviation":"N Engl J Med","language":"en","page":"317-328","source":"DOI.org (Crossref)","title":"Trial of Tocilizumab in Giant-Cell Arteritis","volume":"377","author":[{"family":"Stone","given":"John H."},{"family":"Tuckwell","given":"Katie"},{"family":"Dimonaco","given":"Sophie"},{"family":"Klearman","given":"Micki"},{"family":"Aringer","given":"Martin"},{"family":"Blockmans","given":"Daniel"},{"family":"Brouwer","given":"Elisabeth"},{"family":"Cid","given":"Maria C."},{"family":"Dasgupta","given":"Bhaskar"},{"family":"Rech","given":"Juergen"},{"family":"Salvarani","given":"Carlo"},{"family":"Schett","given":"Georg"},{"family":"Schulze-Koops","given":"Hendrik"},{"family":"Spiera","given":"Robert"},{"family":"Unizony","given":"Sebastian H."},{"family":"Collinson","given":"Neil"}],"issued":{"date-parts":[["2017",7,27]]}}}],"schema":"https://github.com/citation-style-language/schema/raw/master/csl-citation.json"} </w:instrText>
      </w:r>
      <w:r w:rsidR="008D1BC9">
        <w:rPr>
          <w:rFonts w:ascii="Arial" w:hAnsi="Arial" w:cs="Arial"/>
          <w:sz w:val="22"/>
          <w:szCs w:val="22"/>
        </w:rPr>
        <w:fldChar w:fldCharType="separate"/>
      </w:r>
      <w:r w:rsidR="0095723E" w:rsidRPr="0095723E">
        <w:rPr>
          <w:rFonts w:ascii="Arial" w:hAnsi="Arial" w:cs="Arial"/>
          <w:kern w:val="0"/>
          <w:sz w:val="22"/>
          <w:vertAlign w:val="superscript"/>
        </w:rPr>
        <w:t>33</w:t>
      </w:r>
      <w:r w:rsidR="008D1BC9">
        <w:rPr>
          <w:rFonts w:ascii="Arial" w:hAnsi="Arial" w:cs="Arial"/>
          <w:sz w:val="22"/>
          <w:szCs w:val="22"/>
        </w:rPr>
        <w:fldChar w:fldCharType="end"/>
      </w:r>
      <w:r w:rsidRPr="00F32498">
        <w:rPr>
          <w:rFonts w:ascii="Arial" w:hAnsi="Arial" w:cs="Arial"/>
          <w:sz w:val="22"/>
          <w:szCs w:val="22"/>
        </w:rPr>
        <w:t>. Given GC-related risks, targeted therapies</w:t>
      </w:r>
      <w:r>
        <w:rPr>
          <w:rFonts w:ascii="Arial" w:hAnsi="Arial" w:cs="Arial"/>
          <w:sz w:val="22"/>
          <w:szCs w:val="22"/>
        </w:rPr>
        <w:t>, informed by mechanism,</w:t>
      </w:r>
      <w:r w:rsidRPr="00F32498">
        <w:rPr>
          <w:rFonts w:ascii="Arial" w:hAnsi="Arial" w:cs="Arial"/>
          <w:sz w:val="22"/>
          <w:szCs w:val="22"/>
        </w:rPr>
        <w:t xml:space="preserve"> that induce remission </w:t>
      </w:r>
      <w:r>
        <w:rPr>
          <w:rFonts w:ascii="Arial" w:hAnsi="Arial" w:cs="Arial"/>
          <w:sz w:val="22"/>
          <w:szCs w:val="22"/>
        </w:rPr>
        <w:t xml:space="preserve">without the reliance on steroids </w:t>
      </w:r>
      <w:r w:rsidRPr="00F32498">
        <w:rPr>
          <w:rFonts w:ascii="Arial" w:hAnsi="Arial" w:cs="Arial"/>
          <w:sz w:val="22"/>
          <w:szCs w:val="22"/>
        </w:rPr>
        <w:t xml:space="preserve">could significantly improve </w:t>
      </w:r>
      <w:r>
        <w:rPr>
          <w:rFonts w:ascii="Arial" w:hAnsi="Arial" w:cs="Arial"/>
          <w:sz w:val="22"/>
          <w:szCs w:val="22"/>
        </w:rPr>
        <w:t>patient outcomes</w:t>
      </w:r>
      <w:r w:rsidRPr="00F32498">
        <w:rPr>
          <w:rFonts w:ascii="Arial" w:hAnsi="Arial" w:cs="Arial"/>
          <w:sz w:val="22"/>
          <w:szCs w:val="22"/>
        </w:rPr>
        <w:t xml:space="preserve">.  </w:t>
      </w:r>
    </w:p>
    <w:p w14:paraId="34078536" w14:textId="77777777" w:rsidR="00A16AB3" w:rsidRPr="00F32498" w:rsidRDefault="00A16AB3" w:rsidP="00A16AB3">
      <w:pPr>
        <w:rPr>
          <w:rFonts w:ascii="Arial" w:hAnsi="Arial" w:cs="Arial"/>
          <w:sz w:val="22"/>
          <w:szCs w:val="22"/>
        </w:rPr>
      </w:pPr>
    </w:p>
    <w:p w14:paraId="1F8E44B5"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 xml:space="preserve">GCA is an autoimmune disease, </w:t>
      </w:r>
      <w:r>
        <w:rPr>
          <w:rFonts w:ascii="Arial" w:hAnsi="Arial" w:cs="Arial"/>
          <w:b/>
          <w:bCs/>
          <w:sz w:val="22"/>
          <w:szCs w:val="22"/>
        </w:rPr>
        <w:t>yet</w:t>
      </w:r>
      <w:r w:rsidRPr="00F32498">
        <w:rPr>
          <w:rFonts w:ascii="Arial" w:hAnsi="Arial" w:cs="Arial"/>
          <w:b/>
          <w:bCs/>
          <w:sz w:val="22"/>
          <w:szCs w:val="22"/>
        </w:rPr>
        <w:t xml:space="preserve"> there are no established autoimmune targets. </w:t>
      </w:r>
    </w:p>
    <w:p w14:paraId="2FEE904C" w14:textId="5E807F4F" w:rsidR="00A16AB3" w:rsidRDefault="00A16AB3" w:rsidP="00A16AB3">
      <w:pPr>
        <w:rPr>
          <w:rFonts w:ascii="Arial" w:hAnsi="Arial" w:cs="Arial"/>
          <w:sz w:val="22"/>
          <w:szCs w:val="22"/>
        </w:rPr>
      </w:pPr>
      <w:r w:rsidRPr="00F32498">
        <w:rPr>
          <w:rFonts w:ascii="Arial" w:hAnsi="Arial" w:cs="Arial"/>
          <w:sz w:val="22"/>
          <w:szCs w:val="22"/>
        </w:rPr>
        <w:t>Giant cell arteritis (GCA) is characterized by a granulomatous inflammatory response in the arterial wall</w:t>
      </w:r>
      <w:r w:rsidR="0095723E">
        <w:rPr>
          <w:rFonts w:ascii="Arial" w:hAnsi="Arial" w:cs="Arial"/>
          <w:sz w:val="22"/>
          <w:szCs w:val="22"/>
        </w:rPr>
        <w:fldChar w:fldCharType="begin"/>
      </w:r>
      <w:r w:rsidR="0095723E">
        <w:rPr>
          <w:rFonts w:ascii="Arial" w:hAnsi="Arial" w:cs="Arial"/>
          <w:sz w:val="22"/>
          <w:szCs w:val="22"/>
        </w:rPr>
        <w:instrText xml:space="preserve"> ADDIN ZOTERO_ITEM CSL_CITATION {"citationID":"ydrV1QnU","properties":{"formattedCitation":"\\super 6,34\\nosupersub{}","plainCitation":"6,34","noteIndex":0},"citationItems":[{"id":1612,"uris":["http://zotero.org/users/10812369/items/JI9H8ALG"],"itemData":{"id":1612,"type":"article-journal","abstract":"Giant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J."}],"issued":{"date-parts":[["2023",1,20]]}}},{"id":1194,"uris":["http://zotero.org/users/10812369/items/RCT889MP"],"itemData":{"id":1194,"type":"article-journal","container-title":"Modern Pathology","DOI":"10.1038/modpathol.2017.10","ISSN":"08933952","issue":"6","journalAbbreviation":"Modern Pathology","language":"en","page":"788-796","source":"DOI.org (Crossref)","title":"Clinical and pathological evolution of giant cell arteritis: a prospective study of follow-up temporal artery biopsies in 40 treated patients","title-short":"Clinical and pathological evolution of giant cell arteritis","volume":"30","author":[{"family":"Maleszewski","given":"Joseph J"},{"family":"Younge","given":"Brian R"},{"family":"Fritzlen","given":"John T"},{"family":"Hunder","given":"Gene G"},{"family":"Goronzy","given":"Jorg J"},{"family":"Warrington","given":"Kenneth J"},{"family":"Weyand","given":"Cornelia M"}],"issued":{"date-parts":[["2017",6]]}},"label":"page"}],"schema":"https://github.com/citation-style-language/schema/raw/master/csl-citation.json"} </w:instrText>
      </w:r>
      <w:r w:rsidR="0095723E">
        <w:rPr>
          <w:rFonts w:ascii="Arial" w:hAnsi="Arial" w:cs="Arial"/>
          <w:sz w:val="22"/>
          <w:szCs w:val="22"/>
        </w:rPr>
        <w:fldChar w:fldCharType="separate"/>
      </w:r>
      <w:r w:rsidR="0095723E" w:rsidRPr="0095723E">
        <w:rPr>
          <w:rFonts w:ascii="Arial" w:hAnsi="Arial" w:cs="Arial"/>
          <w:kern w:val="0"/>
          <w:sz w:val="22"/>
          <w:vertAlign w:val="superscript"/>
        </w:rPr>
        <w:t>6,34</w:t>
      </w:r>
      <w:r w:rsidR="0095723E">
        <w:rPr>
          <w:rFonts w:ascii="Arial" w:hAnsi="Arial" w:cs="Arial"/>
          <w:sz w:val="22"/>
          <w:szCs w:val="22"/>
        </w:rPr>
        <w:fldChar w:fldCharType="end"/>
      </w:r>
      <w:r w:rsidRPr="00F32498">
        <w:rPr>
          <w:rFonts w:ascii="Arial" w:hAnsi="Arial" w:cs="Arial"/>
          <w:sz w:val="22"/>
          <w:szCs w:val="22"/>
        </w:rPr>
        <w:t xml:space="preserve">, primarily affecting large arteries. Large arteries consist of intimal, medial, and adventitial layers, separated by elastic fibers: the internal and external elastic laminae (IEL/EEL), </w:t>
      </w:r>
      <w:r>
        <w:rPr>
          <w:rFonts w:ascii="Arial" w:hAnsi="Arial" w:cs="Arial"/>
          <w:sz w:val="22"/>
          <w:szCs w:val="22"/>
        </w:rPr>
        <w:t>(</w:t>
      </w:r>
      <w:r w:rsidRPr="00F32498">
        <w:rPr>
          <w:rFonts w:ascii="Arial" w:hAnsi="Arial" w:cs="Arial"/>
          <w:sz w:val="22"/>
          <w:szCs w:val="22"/>
        </w:rPr>
        <w:t>Fig</w:t>
      </w:r>
      <w:r>
        <w:rPr>
          <w:rFonts w:ascii="Arial" w:hAnsi="Arial" w:cs="Arial"/>
          <w:sz w:val="22"/>
          <w:szCs w:val="22"/>
        </w:rPr>
        <w:t>ure</w:t>
      </w:r>
      <w:r w:rsidRPr="00F32498">
        <w:rPr>
          <w:rFonts w:ascii="Arial" w:hAnsi="Arial" w:cs="Arial"/>
          <w:sz w:val="22"/>
          <w:szCs w:val="22"/>
        </w:rPr>
        <w:t xml:space="preserve"> 2A/B</w:t>
      </w:r>
      <w:r>
        <w:rPr>
          <w:rFonts w:ascii="Arial" w:hAnsi="Arial" w:cs="Arial"/>
          <w:sz w:val="22"/>
          <w:szCs w:val="22"/>
        </w:rPr>
        <w:t>)</w:t>
      </w:r>
      <w:r w:rsidRPr="00F32498">
        <w:rPr>
          <w:rFonts w:ascii="Arial" w:hAnsi="Arial" w:cs="Arial"/>
          <w:sz w:val="22"/>
          <w:szCs w:val="22"/>
        </w:rPr>
        <w:t>. The medial and intimal layers are avascular, immune-privileged sites, and thus the initiation of inflammation is thought to</w:t>
      </w:r>
      <w:r>
        <w:rPr>
          <w:rFonts w:ascii="Arial" w:hAnsi="Arial" w:cs="Arial"/>
          <w:sz w:val="22"/>
          <w:szCs w:val="22"/>
        </w:rPr>
        <w:t xml:space="preserve"> occur</w:t>
      </w:r>
      <w:r w:rsidRPr="00F32498">
        <w:rPr>
          <w:rFonts w:ascii="Arial" w:hAnsi="Arial" w:cs="Arial"/>
          <w:sz w:val="22"/>
          <w:szCs w:val="22"/>
        </w:rPr>
        <w:t xml:space="preserve"> through immune cell infiltration through the vasa vasorum in the adventitial layer</w:t>
      </w:r>
      <w:r w:rsidR="0095723E">
        <w:rPr>
          <w:rFonts w:ascii="Arial" w:hAnsi="Arial" w:cs="Arial"/>
          <w:sz w:val="22"/>
          <w:szCs w:val="22"/>
        </w:rPr>
        <w:fldChar w:fldCharType="begin"/>
      </w:r>
      <w:r w:rsidR="0095723E">
        <w:rPr>
          <w:rFonts w:ascii="Arial" w:hAnsi="Arial" w:cs="Arial"/>
          <w:sz w:val="22"/>
          <w:szCs w:val="22"/>
        </w:rPr>
        <w:instrText xml:space="preserve"> ADDIN ZOTERO_ITEM CSL_CITATION {"citationID":"MlTWQssB","properties":{"formattedCitation":"\\super 35,36\\nosupersub{}","plainCitation":"35,36","noteIndex":0},"citationItems":[{"id":1943,"uris":["http://zotero.org/users/10812369/items/KYHLLYBC"],"itemData":{"id":1943,"type":"article-journal","abstract":"Giant cell arteritis (GCA) is a granulomatous and occlusive vasculitis that causes blindness, stroke, and aortic aneurysm. CD4ϩ T cells are selectively activated in the adventitia of affected arteries. In human GCA artery–severe combined immunodeficiency (SCID) mouse chimeras, depletion of CD83ϩ dendritic cells (DCs) abrogated vasculitis, suggesting that DCs are critical antigen-presenting cells in GCA. Healthy medium-size arteries possessed an indigenous population of DCs at the adventitia–media border. Adoptive T cell transfer into temporal artery–SCID mouse chimeras demonstrated that DCs in healthy arteries were functionally immature, but gained T cell stimulatory capacity after injection of lipopolysaccharide. In patients with polymyalgia rheumatica (PMR), a subclinical variant of GCA, adventitial DCs were mature and produced the chemokines CCL19 and CCL21, but vasculitic infiltrates were lacking. Human histocompatibility leukocyte antigen class II–matched healthy arteries, PMR arteries, and GCA arteries were coimplanted into SCID mice. Immature DCs in healthy arteries failed to stimulate T cells, but DCs in PMR arteries could attract, retain, and activate T cells that originated from the GCA lesions. We propose that in situ maturation of DCs in the adventitia is an early event in the pathogenesis of GCA. Activation of adventitial DCs initiates and maintains T cell responses in the artery and breaks tissue tolerance in the perivascular space.","container-title":"The Journal of Experimental Medicine","DOI":"10.1084/jem.20030850","ISSN":"1540-9538, 0022-1007","issue":"2","language":"en","page":"173-183","source":"DOI.org (Crossref)","title":"Activation of Arterial Wall Dendritic Cells and Breakdown of Self-tolerance in Giant Cell Arteritis","volume":"199","author":[{"family":"Ma-Krupa","given":"Wei"},{"family":"Jeon","given":"Myung-Shin"},{"family":"Spoerl","given":"Silvia"},{"family":"Tedder","given":"Thomas F."},{"family":"Goronzy","given":"Jörg J."},{"family":"Weyand","given":"Cornelia M."}],"issued":{"date-parts":[["2004",1,19]]}}},{"id":1941,"uris":["http://zotero.org/users/10812369/items/KGEPGFUQ"],"itemData":{"id":1941,"type":"article-journal","abstract":"Giant cell arteritis (GCA) is a granulomatous vasculitis that selectively targets medium-sized and large arteries, especially the cranial branches of the aorta. The inflammatory activity of vascular lesions is driven by adaptive immune responses, with CD4 T cells undergoing clonal expansion in the vessel wall and releasing interferon </w:instrText>
      </w:r>
      <w:r w:rsidR="0095723E">
        <w:rPr>
          <w:rFonts w:ascii="Segoe UI Symbol" w:hAnsi="Segoe UI Symbol" w:cs="Segoe UI Symbol"/>
          <w:sz w:val="22"/>
          <w:szCs w:val="22"/>
        </w:rPr>
        <w:instrText>␥</w:instrText>
      </w:r>
      <w:r w:rsidR="0095723E">
        <w:rPr>
          <w:rFonts w:ascii="Arial" w:hAnsi="Arial" w:cs="Arial"/>
          <w:sz w:val="22"/>
          <w:szCs w:val="22"/>
        </w:rPr>
        <w:instrText>. Recent studies have described a distinctive population of dendritic cells (DCs) localized at the adventitia–media border of normal medium-sized arteries that appear to play a critical role in the initiation of vasculitis. Immune effector functions of this DC population are being examined in human artery–severe combined immunodeficient (SCID) mouse chimeras. In their constitutive form, CD11c+ fascin+ adventitial DCs are not recognized by alloreactive T cells. Triggering with Toll-like receptor (TLR) ligands is sufficient to break this state of tolerance and initiate DC activation, T-cell recruitment, T-cell activation, and T-cell retention in the arterial wall. Systemic administration of ligands for TLR2 or -4 in human artery–SCID chimeras drives differentiation of adventitial DCs into chemokine-producing effector cells with high-level expression of both CD83 and CD86 and mediates Tcell regulatory function through release of interleukin 18. In established vasculitis, fully matured DCs retain antigen-presenting function; antibody-mediated DC depletion disrupts T-cell and macrophage activation and has marked antiinflammatory effects. We conclude that adventitial DCs, an indigenous cell population of the arterial wall, are responsive to pathogen-derived macromolecules and have gatekeeper function in regulating T-cell recruitment and retention to the arterial adventitia. A switch of adventitial DCs from being nonstimulatory to T-cell activating emerges as a critical event in the initiation of vasculitis.","container-title":"Annals of the New York Academy of Sciences","DOI":"10.1196/annals.1358.023","ISSN":"0077-8923, 1749-6632","issue":"1","journalAbbreviation":"Annals of the New York Academy of Sciences","language":"en","license":"http://onlinelibrary.wiley.com/termsAndConditions#vor","page":"195-208","source":"DOI.org (Crossref)","title":"Vascular Dendritic Cells in Giant Cell Arteritis","volume":"1062","author":[{"family":"Weyand","given":"Cornelia M."},{"family":"Ma</w:instrText>
      </w:r>
      <w:r w:rsidR="0095723E">
        <w:rPr>
          <w:rFonts w:ascii="Cambria Math" w:hAnsi="Cambria Math" w:cs="Cambria Math"/>
          <w:sz w:val="22"/>
          <w:szCs w:val="22"/>
        </w:rPr>
        <w:instrText>‐</w:instrText>
      </w:r>
      <w:r w:rsidR="0095723E">
        <w:rPr>
          <w:rFonts w:ascii="Arial" w:hAnsi="Arial" w:cs="Arial"/>
          <w:sz w:val="22"/>
          <w:szCs w:val="22"/>
        </w:rPr>
        <w:instrText xml:space="preserve">Krupa","given":"Wei"},{"family":"Pryshchep","given":"Olga"},{"family":"Gröschel","given":"Stefan"},{"family":"Bernardino","given":"Roberto"},{"family":"Goronzy","given":"Jörg J."}],"issued":{"date-parts":[["2005",12]]}}}],"schema":"https://github.com/citation-style-language/schema/raw/master/csl-citation.json"} </w:instrText>
      </w:r>
      <w:r w:rsidR="0095723E">
        <w:rPr>
          <w:rFonts w:ascii="Arial" w:hAnsi="Arial" w:cs="Arial"/>
          <w:sz w:val="22"/>
          <w:szCs w:val="22"/>
        </w:rPr>
        <w:fldChar w:fldCharType="separate"/>
      </w:r>
      <w:r w:rsidR="0095723E" w:rsidRPr="0095723E">
        <w:rPr>
          <w:rFonts w:ascii="Arial" w:hAnsi="Arial" w:cs="Arial"/>
          <w:kern w:val="0"/>
          <w:sz w:val="22"/>
          <w:vertAlign w:val="superscript"/>
        </w:rPr>
        <w:t>35,36</w:t>
      </w:r>
      <w:r w:rsidR="0095723E">
        <w:rPr>
          <w:rFonts w:ascii="Arial" w:hAnsi="Arial" w:cs="Arial"/>
          <w:sz w:val="22"/>
          <w:szCs w:val="22"/>
        </w:rPr>
        <w:fldChar w:fldCharType="end"/>
      </w:r>
      <w:r w:rsidRPr="00F32498">
        <w:rPr>
          <w:rFonts w:ascii="Arial" w:hAnsi="Arial" w:cs="Arial"/>
          <w:sz w:val="22"/>
          <w:szCs w:val="22"/>
        </w:rPr>
        <w:t xml:space="preserve">. Activated dendritic cells in the adventitia </w:t>
      </w:r>
      <w:r>
        <w:rPr>
          <w:rFonts w:ascii="Arial" w:hAnsi="Arial" w:cs="Arial"/>
          <w:sz w:val="22"/>
          <w:szCs w:val="22"/>
        </w:rPr>
        <w:t xml:space="preserve">are thought to </w:t>
      </w:r>
      <w:r w:rsidRPr="00F32498">
        <w:rPr>
          <w:rFonts w:ascii="Arial" w:hAnsi="Arial" w:cs="Arial"/>
          <w:sz w:val="22"/>
          <w:szCs w:val="22"/>
        </w:rPr>
        <w:t>recruit CD4+ T cells</w:t>
      </w:r>
      <w:r w:rsidR="00495310">
        <w:rPr>
          <w:rFonts w:ascii="Arial" w:hAnsi="Arial" w:cs="Arial"/>
          <w:sz w:val="22"/>
          <w:szCs w:val="22"/>
        </w:rPr>
        <w:fldChar w:fldCharType="begin"/>
      </w:r>
      <w:r w:rsidR="00495310">
        <w:rPr>
          <w:rFonts w:ascii="Arial" w:hAnsi="Arial" w:cs="Arial"/>
          <w:sz w:val="22"/>
          <w:szCs w:val="22"/>
        </w:rPr>
        <w:instrText xml:space="preserve"> ADDIN ZOTERO_ITEM CSL_CITATION {"citationID":"8UD58ScU","properties":{"formattedCitation":"\\super 37\\nosupersub{}","plainCitation":"37","noteIndex":0},"citationItems":[{"id":1953,"uris":["http://zotero.org/users/10812369/items/P2V7XENC"],"itemData":{"id":1953,"type":"article-journal","abstract":"Objective Giant cell arteritis (GCA) is a vasculitis predominantly affecting medium- and large-sized arteries. Recent data show the co-localization of dendritic cells and Chlamydia pneumoniae in vascular biopsies from GCA patients. Here we define the topographical relation of dendritic cells and these activated T-cells to determine the antigen presenting cell in GCA, and to examine several auxiliary biochemical and genetic aspects relating to the role of bacteria such as C. pneumoniae in eliciting GCA.","language":"en","source":"Zotero","title":"Dendritic cells co-localize with activated CD4+ T cells in giant cell arteritis","author":[{"family":"Wagner","given":"A D"},{"family":"Wittkop","given":"U"},{"family":"Prahst","given":"A"},{"family":"Schmidt","given":"W A"},{"family":"Gromnica-Ihle","given":"E"},{"family":"Vorpahl","given":"K"},{"family":"Hudson","given":"A P"},{"family":"Zeidler","given":"H"}]}}],"schema":"https://github.com/citation-style-language/schema/raw/master/csl-citation.json"} </w:instrText>
      </w:r>
      <w:r w:rsidR="00495310">
        <w:rPr>
          <w:rFonts w:ascii="Arial" w:hAnsi="Arial" w:cs="Arial"/>
          <w:sz w:val="22"/>
          <w:szCs w:val="22"/>
        </w:rPr>
        <w:fldChar w:fldCharType="separate"/>
      </w:r>
      <w:r w:rsidR="00495310" w:rsidRPr="00495310">
        <w:rPr>
          <w:rFonts w:ascii="Arial" w:hAnsi="Arial" w:cs="Arial"/>
          <w:kern w:val="0"/>
          <w:sz w:val="22"/>
          <w:vertAlign w:val="superscript"/>
        </w:rPr>
        <w:t>37</w:t>
      </w:r>
      <w:r w:rsidR="00495310">
        <w:rPr>
          <w:rFonts w:ascii="Arial" w:hAnsi="Arial" w:cs="Arial"/>
          <w:sz w:val="22"/>
          <w:szCs w:val="22"/>
        </w:rPr>
        <w:fldChar w:fldCharType="end"/>
      </w:r>
      <w:r w:rsidRPr="00F32498">
        <w:rPr>
          <w:rFonts w:ascii="Arial" w:hAnsi="Arial" w:cs="Arial"/>
          <w:sz w:val="22"/>
          <w:szCs w:val="22"/>
        </w:rPr>
        <w:t xml:space="preserve"> and macrophages</w:t>
      </w:r>
      <w:r w:rsidR="00495310">
        <w:rPr>
          <w:rFonts w:ascii="Arial" w:hAnsi="Arial" w:cs="Arial"/>
          <w:sz w:val="22"/>
          <w:szCs w:val="22"/>
        </w:rPr>
        <w:fldChar w:fldCharType="begin"/>
      </w:r>
      <w:r w:rsidR="00495310">
        <w:rPr>
          <w:rFonts w:ascii="Arial" w:hAnsi="Arial" w:cs="Arial"/>
          <w:sz w:val="22"/>
          <w:szCs w:val="22"/>
        </w:rPr>
        <w:instrText xml:space="preserve"> ADDIN ZOTERO_ITEM CSL_CITATION {"citationID":"eEDcCVay","properties":{"formattedCitation":"\\super 38,39\\nosupersub{}","plainCitation":"38,39","noteIndex":0},"citationItems":[{"id":1947,"uris":["http://zotero.org/users/10812369/items/V4F6RJIB"],"itemData":{"id":1947,"type":"article-journal","abstract":"Abstract\n              —Giant cell arteritis (GCA) is an inflammatory vasculopathy in which T cells and macrophages infiltrate the wall of medium and large arteries. Clinical consequences such as blindness and stroke are related to arterial occlusion. Formation of aortic aneurysms may result from necrosis of smooth muscle cells and fragmentation of elastic membranes. The molecular mechanisms of arterial wall injury in GCA are not understood. To identify mechanisms of arterial damage, gene expression in inflamed and unaffected temporal artery specimens was compared by differential display polymerase chain reaction. Genes differentially expressed in arterial lesions included 3 products encoded by the mitochondrial genome. Immunohistochemistry with antibodies specific for a 65-kDa mitochondrial antigen revealed that increased expression of mitochondrial products was characteristic of multinucleated giant cells and of CD68+ macrophages that cluster in the media and at the media-intima junction. 4-Hydroxy-2-nonenal adducts, products of lipid peroxidation, were detected on smooth muscle cells and on tissue infiltrating cells, in close proximity to multinucleated giant cells and CD68+ macrophages. Also, giant cells and macrophages with overexpression of mitochondrial products were able to synthesize metalloproteinase-2. Our data suggest that in the vascular lesions characteristic for GCA, a subset of macrophages has the potential to support several pathways of arterial injury, including the release of reactive oxygen species and the production of metalloproteinase-2. This macrophage subset is topographically defined and is also identified by overexpression of mitochondrial genes. Because these macrophages have a high potential to promote several mechanisms of arterial wall damage, they should be therapeutically targeted to prevent blood vessel destruction.","container-title":"Circulation Research","DOI":"10.1161/01.RES.84.9.1050","ISSN":"0009-7330, 1524-4571","issue":"9","journalAbbreviation":"Circulation Research","language":"en","page":"1050-1058","source":"DOI.org (Crossref)","title":"Tissue-Destructive Macrophages in Giant Cell Arteritis","volume":"84","author":[{"family":"Rittner","given":"Heike L."},{"family":"Kaiser","given":"Markus"},{"family":"Brack","given":"Alexander"},{"family":"Szweda","given":"Luke I."},{"family":"Goronzy","given":"Jörg J."},{"family":"Weyand","given":"Cornelia M."}],"issued":{"date-parts":[["1999",5,14]]}}},{"id":1951,"uris":["http://zotero.org/users/10812369/items/EF56W6Z8"],"itemData":{"id":1951,"type":"article-journal","abstract":"Abstract\n            \n              Monocytes/macrophages are critical in systemic and local inflammation in giant cell arteritis (GCA) and possibly in clinically overlapping polymyalgia rheumatica (PMR). Therefore, we aimed to understand the contribution of monocyte subsets and the CX3CR1-CX3CL1 and CCR2-CCL2 migratory pathways, to the pathology of GCA. Peripheral blood monocytes were enumerated in samples from newly-diagnosed, untreated GCA and PMR patients and after prednisone-induced remission. The distribution of classical (CD14\n              bright\n              CD16\n              neg\n              ) and the more pro-inflammatory, intermediate (CD14\n              bright\n              CD16+) and non-classical (CD14\n              dim\n              CD16+) monocyte subsets was analysed by flow cytometry. The phenotype of macrophages in temporal artery biopsies (TABs) from GCA patients was studied by immunohistochemistry and immunofluorescence. A clear monocytosis was seen in newly diagnosed GCA and PMR patients caused by elevated numbers of classical monocytes. Prednisone treatment suppressed numbers of non-classical monocytes. Both chemokine CX3CL1 and CCL2 were highly expressed in the TAB. Most macrophages in the TAB of GCA patients expressed non-classical monocyte markers CD16 and CX3CR1 whereas co-localisation of CD16 with classical monocyte marker CCR2 was infrequent. In conclusion, we report an altered distribution of monocyte subsets in both GCA and PMR patients. The majority of macrophages in TABs of GCA patients were CD68 + CD16 + CX3CR1 + CCR2− and thereby resembled the phenotype of non-classical monocytes.","container-title":"Scientific Reports","DOI":"10.1038/s41598-017-06826-4","ISSN":"2045-2322","issue":"1","journalAbbreviation":"Sci Rep","language":"en","page":"6553","source":"DOI.org (Crossref)","title":"Involvement of Monocyte Subsets in the Immunopathology of Giant Cell Arteritis","volume":"7","author":[{"family":"Van Sleen","given":"Yannick"},{"family":"Wang","given":"Qi"},{"family":"Van Der Geest","given":"Kornelis S. M."},{"family":"Westra","given":"Johanna"},{"family":"Abdulahad","given":"Wayel H."},{"family":"Heeringa","given":"Peter"},{"family":"Boots","given":"Annemieke M. H."},{"family":"Brouwer","given":"Elisabeth"}],"issued":{"date-parts":[["2017",7,26]]}}}],"schema":"https://github.com/citation-style-language/schema/raw/master/csl-citation.json"} </w:instrText>
      </w:r>
      <w:r w:rsidR="00495310">
        <w:rPr>
          <w:rFonts w:ascii="Arial" w:hAnsi="Arial" w:cs="Arial"/>
          <w:sz w:val="22"/>
          <w:szCs w:val="22"/>
        </w:rPr>
        <w:fldChar w:fldCharType="separate"/>
      </w:r>
      <w:r w:rsidR="00495310" w:rsidRPr="00495310">
        <w:rPr>
          <w:rFonts w:ascii="Arial" w:hAnsi="Arial" w:cs="Arial"/>
          <w:kern w:val="0"/>
          <w:sz w:val="22"/>
          <w:vertAlign w:val="superscript"/>
        </w:rPr>
        <w:t>38,39</w:t>
      </w:r>
      <w:r w:rsidR="00495310">
        <w:rPr>
          <w:rFonts w:ascii="Arial" w:hAnsi="Arial" w:cs="Arial"/>
          <w:sz w:val="22"/>
          <w:szCs w:val="22"/>
        </w:rPr>
        <w:fldChar w:fldCharType="end"/>
      </w:r>
      <w:r w:rsidRPr="00F32498">
        <w:rPr>
          <w:rFonts w:ascii="Arial" w:hAnsi="Arial" w:cs="Arial"/>
          <w:sz w:val="22"/>
          <w:szCs w:val="22"/>
        </w:rPr>
        <w:t>. Activated macrophages producing excess proteases such as MMP9 damage the EEL, facilitating entry of immune cells into the inner layers of the tissue</w:t>
      </w:r>
      <w:r w:rsidR="00495310">
        <w:rPr>
          <w:rFonts w:ascii="Arial" w:hAnsi="Arial" w:cs="Arial"/>
          <w:sz w:val="22"/>
          <w:szCs w:val="22"/>
        </w:rPr>
        <w:fldChar w:fldCharType="begin"/>
      </w:r>
      <w:r w:rsidR="00495310">
        <w:rPr>
          <w:rFonts w:ascii="Arial" w:hAnsi="Arial" w:cs="Arial"/>
          <w:sz w:val="22"/>
          <w:szCs w:val="22"/>
        </w:rPr>
        <w:instrText xml:space="preserve"> ADDIN ZOTERO_ITEM CSL_CITATION {"citationID":"c0McJSa2","properties":{"formattedCitation":"\\super 38,39\\nosupersub{}","plainCitation":"38,39","noteIndex":0},"citationItems":[{"id":1947,"uris":["http://zotero.org/users/10812369/items/V4F6RJIB"],"itemData":{"id":1947,"type":"article-journal","abstract":"Abstract\n              —Giant cell arteritis (GCA) is an inflammatory vasculopathy in which T cells and macrophages infiltrate the wall of medium and large arteries. Clinical consequences such as blindness and stroke are related to arterial occlusion. Formation of aortic aneurysms may result from necrosis of smooth muscle cells and fragmentation of elastic membranes. The molecular mechanisms of arterial wall injury in GCA are not understood. To identify mechanisms of arterial damage, gene expression in inflamed and unaffected temporal artery specimens was compared by differential display polymerase chain reaction. Genes differentially expressed in arterial lesions included 3 products encoded by the mitochondrial genome. Immunohistochemistry with antibodies specific for a 65-kDa mitochondrial antigen revealed that increased expression of mitochondrial products was characteristic of multinucleated giant cells and of CD68+ macrophages that cluster in the media and at the media-intima junction. 4-Hydroxy-2-nonenal adducts, products of lipid peroxidation, were detected on smooth muscle cells and on tissue infiltrating cells, in close proximity to multinucleated giant cells and CD68+ macrophages. Also, giant cells and macrophages with overexpression of mitochondrial products were able to synthesize metalloproteinase-2. Our data suggest that in the vascular lesions characteristic for GCA, a subset of macrophages has the potential to support several pathways of arterial injury, including the release of reactive oxygen species and the production of metalloproteinase-2. This macrophage subset is topographically defined and is also identified by overexpression of mitochondrial genes. Because these macrophages have a high potential to promote several mechanisms of arterial wall damage, they should be therapeutically targeted to prevent blood vessel destruction.","container-title":"Circulation Research","DOI":"10.1161/01.RES.84.9.1050","ISSN":"0009-7330, 1524-4571","issue":"9","journalAbbreviation":"Circulation Research","language":"en","page":"1050-1058","source":"DOI.org (Crossref)","title":"Tissue-Destructive Macrophages in Giant Cell Arteritis","volume":"84","author":[{"family":"Rittner","given":"Heike L."},{"family":"Kaiser","given":"Markus"},{"family":"Brack","given":"Alexander"},{"family":"Szweda","given":"Luke I."},{"family":"Goronzy","given":"Jörg J."},{"family":"Weyand","given":"Cornelia M."}],"issued":{"date-parts":[["1999",5,14]]}}},{"id":1951,"uris":["http://zotero.org/users/10812369/items/EF56W6Z8"],"itemData":{"id":1951,"type":"article-journal","abstract":"Abstract\n            \n              Monocytes/macrophages are critical in systemic and local inflammation in giant cell arteritis (GCA) and possibly in clinically overlapping polymyalgia rheumatica (PMR). Therefore, we aimed to understand the contribution of monocyte subsets and the CX3CR1-CX3CL1 and CCR2-CCL2 migratory pathways, to the pathology of GCA. Peripheral blood monocytes were enumerated in samples from newly-diagnosed, untreated GCA and PMR patients and after prednisone-induced remission. The distribution of classical (CD14\n              bright\n              CD16\n              neg\n              ) and the more pro-inflammatory, intermediate (CD14\n              bright\n              CD16+) and non-classical (CD14\n              dim\n              CD16+) monocyte subsets was analysed by flow cytometry. The phenotype of macrophages in temporal artery biopsies (TABs) from GCA patients was studied by immunohistochemistry and immunofluorescence. A clear monocytosis was seen in newly diagnosed GCA and PMR patients caused by elevated numbers of classical monocytes. Prednisone treatment suppressed numbers of non-classical monocytes. Both chemokine CX3CL1 and CCL2 were highly expressed in the TAB. Most macrophages in the TAB of GCA patients expressed non-classical monocyte markers CD16 and CX3CR1 whereas co-localisation of CD16 with classical monocyte marker CCR2 was infrequent. In conclusion, we report an altered distribution of monocyte subsets in both GCA and PMR patients. The majority of macrophages in TABs of GCA patients were CD68 + CD16 + CX3CR1 + CCR2− and thereby resembled the phenotype of non-classical monocytes.","container-title":"Scientific Reports","DOI":"10.1038/s41598-017-06826-4","ISSN":"2045-2322","issue":"1","journalAbbreviation":"Sci Rep","language":"en","page":"6553","source":"DOI.org (Crossref)","title":"Involvement of Monocyte Subsets in the Immunopathology of Giant Cell Arteritis","volume":"7","author":[{"family":"Van Sleen","given":"Yannick"},{"family":"Wang","given":"Qi"},{"family":"Van Der Geest","given":"Kornelis S. M."},{"family":"Westra","given":"Johanna"},{"family":"Abdulahad","given":"Wayel H."},{"family":"Heeringa","given":"Peter"},{"family":"Boots","given":"Annemieke M. H."},{"family":"Brouwer","given":"Elisabeth"}],"issued":{"date-parts":[["2017",7,26]]}}}],"schema":"https://github.com/citation-style-language/schema/raw/master/csl-citation.json"} </w:instrText>
      </w:r>
      <w:r w:rsidR="00495310">
        <w:rPr>
          <w:rFonts w:ascii="Arial" w:hAnsi="Arial" w:cs="Arial"/>
          <w:sz w:val="22"/>
          <w:szCs w:val="22"/>
        </w:rPr>
        <w:fldChar w:fldCharType="separate"/>
      </w:r>
      <w:r w:rsidR="00495310" w:rsidRPr="00495310">
        <w:rPr>
          <w:rFonts w:ascii="Arial" w:hAnsi="Arial" w:cs="Arial"/>
          <w:kern w:val="0"/>
          <w:sz w:val="22"/>
          <w:vertAlign w:val="superscript"/>
        </w:rPr>
        <w:t>38,39</w:t>
      </w:r>
      <w:r w:rsidR="00495310">
        <w:rPr>
          <w:rFonts w:ascii="Arial" w:hAnsi="Arial" w:cs="Arial"/>
          <w:sz w:val="22"/>
          <w:szCs w:val="22"/>
        </w:rPr>
        <w:fldChar w:fldCharType="end"/>
      </w:r>
      <w:r w:rsidRPr="00F32498">
        <w:rPr>
          <w:rFonts w:ascii="Arial" w:hAnsi="Arial" w:cs="Arial"/>
          <w:sz w:val="22"/>
          <w:szCs w:val="22"/>
        </w:rPr>
        <w:t>. Activated macrophages undergo transition into multinucleated giant cells (MGCs) that drive medial destruction and intimal hyperplasia</w:t>
      </w:r>
      <w:r w:rsidR="00495310">
        <w:rPr>
          <w:rFonts w:ascii="Arial" w:hAnsi="Arial" w:cs="Arial"/>
          <w:sz w:val="22"/>
          <w:szCs w:val="22"/>
        </w:rPr>
        <w:fldChar w:fldCharType="begin"/>
      </w:r>
      <w:r w:rsidR="00495310">
        <w:rPr>
          <w:rFonts w:ascii="Arial" w:hAnsi="Arial" w:cs="Arial"/>
          <w:sz w:val="22"/>
          <w:szCs w:val="22"/>
        </w:rPr>
        <w:instrText xml:space="preserve"> ADDIN ZOTERO_ITEM CSL_CITATION {"citationID":"VQvrEeeN","properties":{"formattedCitation":"\\super 6\\nosupersub{}","plainCitation":"6","noteIndex":0},"citationItems":[{"id":1612,"uris":["http://zotero.org/users/10812369/items/JI9H8ALG"],"itemData":{"id":1612,"type":"article-journal","abstract":"Giant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J."}],"issued":{"date-parts":[["2023",1,20]]}}}],"schema":"https://github.com/citation-style-language/schema/raw/master/csl-citation.json"} </w:instrText>
      </w:r>
      <w:r w:rsidR="00495310">
        <w:rPr>
          <w:rFonts w:ascii="Arial" w:hAnsi="Arial" w:cs="Arial"/>
          <w:sz w:val="22"/>
          <w:szCs w:val="22"/>
        </w:rPr>
        <w:fldChar w:fldCharType="separate"/>
      </w:r>
      <w:r w:rsidR="00495310" w:rsidRPr="00495310">
        <w:rPr>
          <w:rFonts w:ascii="Arial" w:hAnsi="Arial" w:cs="Arial"/>
          <w:kern w:val="0"/>
          <w:sz w:val="22"/>
          <w:vertAlign w:val="superscript"/>
        </w:rPr>
        <w:t>6</w:t>
      </w:r>
      <w:r w:rsidR="00495310">
        <w:rPr>
          <w:rFonts w:ascii="Arial" w:hAnsi="Arial" w:cs="Arial"/>
          <w:sz w:val="22"/>
          <w:szCs w:val="22"/>
        </w:rPr>
        <w:fldChar w:fldCharType="end"/>
      </w:r>
      <w:r w:rsidRPr="00F32498">
        <w:rPr>
          <w:rFonts w:ascii="Arial" w:hAnsi="Arial" w:cs="Arial"/>
          <w:sz w:val="22"/>
          <w:szCs w:val="22"/>
        </w:rPr>
        <w:t>. GCA lesions also contain tertiary lymphoid organs (TLOs) consisting of B cells, T cells and FDCs in close proximity to granulomas, representing the coordination and importance of both innate and adaptive immunity in disease progression</w:t>
      </w:r>
      <w:r w:rsidR="00495310">
        <w:rPr>
          <w:rFonts w:ascii="Arial" w:hAnsi="Arial" w:cs="Arial"/>
          <w:sz w:val="22"/>
          <w:szCs w:val="22"/>
        </w:rPr>
        <w:fldChar w:fldCharType="begin"/>
      </w:r>
      <w:r w:rsidR="00A15831">
        <w:rPr>
          <w:rFonts w:ascii="Arial" w:hAnsi="Arial" w:cs="Arial"/>
          <w:sz w:val="22"/>
          <w:szCs w:val="22"/>
        </w:rPr>
        <w:instrText xml:space="preserve"> ADDIN ZOTERO_ITEM CSL_CITATION {"citationID":"FKe2W3Fj","properties":{"formattedCitation":"\\super 13,40,41\\nosupersub{}","plainCitation":"13,40,41","noteIndex":0},"citationItems":[{"id":1675,"uris":["http://zotero.org/users/10812369/items/RN3BRFC2"],"itemData":{"id":1675,"type":"article-journal","abstract":"Objectives To investigate whether artery tertiary lymphoid organs (ATLOs) are present in giant cell arteritis (GCA) and that their formation is associated with the ectopic expression of constitutive lymphoid tissue-homing chemokines.\nMethods Reverse transcriptase PCR, immunohistochemical and immunoﬂuorescence analysis were used to determine the presence of ectopic ATLOs in GCA and the expression of chemokines/chemokine receptors and cytokines involved in lymphoneogenesis in the temporal artery samples obtained from 50 patients with GCA and 30 controls. The presence of lymphatic conduits, of follicular dendritic cells (FDCs) precursors and lymphoid tissue inducer cells was also investigated. Finally, expression of CXCL13, B cell activating factor (BAFF), a proliferation-inducing ligand (APRIL) and CCL21 by isolated myoﬁbroblasts was evaluated before and after stimulation with Toll-like receptors (TLRs) agonists and cytokines.\nResults ATLOs were observed in the media layer of 60% of patients with GCA in close proximity to high endothelial venules and independently by the age of patients and the presence of atherosclerosis. ATLO formation was also accompanied by the expression of CXCL13, BAFF, a proliferation-inducing ligand (APRIL), lymphotoxin (LT)-β, interleukin (IL)-17 and IL-7, the presence of FDC precursors and of lymphoid conduits. Stimulation of myoﬁbroblasts with TLR agonists and cytokines resulted in the upregulation of BAFF and CXCL13.\nConclusions ATLOs occur in the inﬂamed arteries of patients with GCA possibly representing the immune sites where immune responses towards unknown arterial wall-derived antigens may be organised.","container-title":"Annals of the Rheumatic Diseases","DOI":"10.1136/annrheumdis-2016-209217","ISSN":"00034967","issue":"1","journalAbbreviation":"Annals of the Rheumatic Diseases","language":"en","note":"Authors assessed the presence of artery tertiary lymphoid organs (ATLO) in GCA temporal arteries by IHC. They found 30/50 patients had a defined T/B cell with central FDCs (ALTOs) in their medial layer. 5 of those patients had more than one ALTO. The presence of ALTOs correlated with systemic immune response. TLOs surrounded HEVs, possessed borders of PNAd+ addression, ALTOs expressed chemokines/cytokines CXCL13, BAFF and LTbeta. Podoplanin+ lymphatic conduits, antigen circulating systems, were present in and outside of ALTOs in pos arteries. There was also CXCL13+, NG2+, PDGFRb+ FDC precursors found in all pos arteries and increased in ALTO pos arteries.","page":"235-243","source":"DOI.org (Crossref)","title":"Ectopic expression of CXCL13, BAFF, APRIL and LT-β is associated with artery tertiary lymphoid organs in giant cell arteritis","volume":"76","author":[{"family":"Ciccia","given":"Francesco"},{"family":"Rizzo","given":"Aroldo"},{"family":"Maugeri","given":"Rosario"},{"family":"Alessandro","given":"Riccardo"},{"family":"Croci","given":"Stefania"},{"family":"Guggino","given":"Giuliana"},{"family":"Cavazza","given":"Alberto"},{"family":"Raimondo","given":"Stefania"},{"family":"Cannizzaro","given":"Alessandra"},{"family":"Iacopino","given":"Domenico Gerardo"},{"family":"Salvarani","given":"Carlo"},{"family":"Triolo","given":"Giovanni"}],"issued":{"date-parts":[["2017",1]]}}},{"id":62,"uris":["http://zotero.org/users/10812369/items/XH6YPN8F"],"itemData":{"id":62,"type":"article-journal","container-title":"Annals of the Rheumatic Diseases","DOI":"10.1136/annrheumdis-2017-211860","ISSN":"0003-4967, 1468-2060","issue":"3","journalAbbreviation":"Ann Rheum Dis","language":"en","page":"e16-e16","source":"DOI.org (Crossref)","title":"Artery tertiary lymphoid organs in giant cell arteritis are not exclusively located in the media of temporal arteries","volume":"77","author":[{"family":"Graver","given":"Jacoba Carolien"},{"family":"Sandovici","given":"Maria"},{"family":"Diepstra","given":"Arjan"},{"family":"Boots","given":"Annemieke M H"},{"family":"Brouwer","given":"Elisabeth"}],"issued":{"date-parts":[["2018",3]]}}},{"id":1689,"uris":["http://zotero.org/users/10812369/items/27CS75J5"],"itemData":{"id":1689,"type":"article-journal","abstract":"Objective: B-cells are present in the inflamed arteries of giant cell arteritis (GCA) patients and a disturbed B-cell homeostasis is reported in peripheral blood of both GCA and the overlapping disease polymyalgia rheumatica (PMR). In this study, we aimed to investigate chemokine-chemokine receptor axes governing the migration of Bcells in GCA and PMR.\nMethods: We performed Luminex screening assay for serum levels of B-cell related chemokines in treatment-naïve GCA (n = 41), PMR (n = 31) and age- and sex matched healthy controls (HC, n = 34). Expression of chemokine receptors on circulating B-cell subsets were investigated by flow cytometry. Immunohistochemistry was per­ formed on GCA temporal artery (n = 14) and aorta (n = 10) and on atherosclerosis aorta (n = 10) tissue.\nResults: The chemokines CXCL9 and CXCL13 were significantly increased in the circulation of treatment-naïve GCA and PMR patients. CXCL13 increased even further after three months of glucocorticoid treatment. At baseline CXCL13 correlated with disease activity markers. Peripheral CXCR3+ and CXCR5+ switched memory Bcells were significantly reduced in both patient groups and correlated inversely with their complementary chemokines CXCL9 and CXCL13. At the arterial lesions in GCA, CXCR3+ and CXCR5+ B-cells were observed in areas with high CXCL9 and CXCL13 expression.\nConclusion: Changes in systemic and local chemokine and chemokine receptor pathways related to B-cell migration were observed in GCA and PMR mainly in the CXCL9-CXCR3 and CXCL13-CXCR5 axes. These changes can contribute to homing and organization of B-cells in the vessel wall and provide further evidence for an active involvement of B-cells in GCA and PMR.","container-title":"Journal of Autoimmunity","DOI":"10.1016/j.jaut.2021.102684","ISSN":"08968411","journalAbbreviation":"Journal of Autoimmunity","language":"en","page":"102684","source":"DOI.org (Crossref)","title":"Association of the CXCL9-CXCR3 and CXCL13-CXCR5 axes with B-cell trafficking in giant cell arteritis and polymyalgia rheumatica","volume":"123","author":[{"family":"Graver","given":"Jacoba C."},{"family":"Abdulahad","given":"Wayel"},{"family":"Van Der Geest","given":"Kornelis S.M."},{"family":"Heeringa","given":"Peter"},{"family":"Boots","given":"Annemieke M.H."},{"family":"Brouwer","given":"Elisabeth"},{"family":"Sandovici","given":"Maria"}],"issued":{"date-parts":[["2021",9]]}}}],"schema":"https://github.com/citation-style-language/schema/raw/master/csl-citation.json"} </w:instrText>
      </w:r>
      <w:r w:rsidR="00495310">
        <w:rPr>
          <w:rFonts w:ascii="Arial" w:hAnsi="Arial" w:cs="Arial"/>
          <w:sz w:val="22"/>
          <w:szCs w:val="22"/>
        </w:rPr>
        <w:fldChar w:fldCharType="separate"/>
      </w:r>
      <w:r w:rsidR="00A15831" w:rsidRPr="00A15831">
        <w:rPr>
          <w:rFonts w:ascii="Arial" w:hAnsi="Arial" w:cs="Arial"/>
          <w:kern w:val="0"/>
          <w:sz w:val="22"/>
          <w:vertAlign w:val="superscript"/>
        </w:rPr>
        <w:t>13,40,41</w:t>
      </w:r>
      <w:r w:rsidR="00495310">
        <w:rPr>
          <w:rFonts w:ascii="Arial" w:hAnsi="Arial" w:cs="Arial"/>
          <w:sz w:val="22"/>
          <w:szCs w:val="22"/>
        </w:rPr>
        <w:fldChar w:fldCharType="end"/>
      </w:r>
      <w:r w:rsidRPr="00F32498">
        <w:rPr>
          <w:rFonts w:ascii="Arial" w:hAnsi="Arial" w:cs="Arial"/>
          <w:sz w:val="22"/>
          <w:szCs w:val="22"/>
        </w:rPr>
        <w:t>.</w:t>
      </w:r>
    </w:p>
    <w:p w14:paraId="6E228474" w14:textId="77777777" w:rsidR="00A16AB3" w:rsidRDefault="00A16AB3" w:rsidP="00A16AB3">
      <w:pPr>
        <w:rPr>
          <w:rFonts w:ascii="Arial" w:hAnsi="Arial" w:cs="Arial"/>
          <w:sz w:val="22"/>
          <w:szCs w:val="22"/>
        </w:rPr>
      </w:pPr>
    </w:p>
    <w:p w14:paraId="3D4055F8" w14:textId="0AA62B5C" w:rsidR="00A16AB3" w:rsidRPr="00F32498" w:rsidRDefault="00A16AB3" w:rsidP="00A16AB3">
      <w:pPr>
        <w:rPr>
          <w:rFonts w:ascii="Arial" w:hAnsi="Arial" w:cs="Arial"/>
          <w:sz w:val="22"/>
          <w:szCs w:val="22"/>
        </w:rPr>
      </w:pPr>
      <w:r w:rsidRPr="00F32498">
        <w:rPr>
          <w:rFonts w:ascii="Arial" w:hAnsi="Arial" w:cs="Arial"/>
          <w:sz w:val="22"/>
          <w:szCs w:val="22"/>
          <w:u w:val="single"/>
        </w:rPr>
        <w:t>The progression of GCA suggests an underlying antigenic trigger</w:t>
      </w:r>
      <w:r w:rsidR="008E64A7">
        <w:rPr>
          <w:rFonts w:ascii="Arial" w:hAnsi="Arial" w:cs="Arial"/>
          <w:sz w:val="22"/>
          <w:szCs w:val="22"/>
          <w:u w:val="single"/>
        </w:rPr>
        <w:t>,</w:t>
      </w:r>
      <w:r w:rsidR="00A15831">
        <w:rPr>
          <w:rFonts w:ascii="Arial" w:hAnsi="Arial" w:cs="Arial"/>
          <w:sz w:val="22"/>
          <w:szCs w:val="22"/>
          <w:u w:val="single"/>
        </w:rPr>
        <w:fldChar w:fldCharType="begin"/>
      </w:r>
      <w:r w:rsidR="00A15831">
        <w:rPr>
          <w:rFonts w:ascii="Arial" w:hAnsi="Arial" w:cs="Arial"/>
          <w:sz w:val="22"/>
          <w:szCs w:val="22"/>
          <w:u w:val="single"/>
        </w:rPr>
        <w:instrText xml:space="preserve"> ADDIN ZOTERO_ITEM CSL_CITATION {"citationID":"LD5YyacW","properties":{"formattedCitation":"\\super 6,11\\nosupersub{}","plainCitation":"6,11","noteIndex":0},"citationItems":[{"id":1612,"uris":["http://zotero.org/users/10812369/items/JI9H8ALG"],"itemData":{"id":1612,"type":"article-journal","abstract":"Giant cell arteritis is an autoimmune disease of medium and large arteries, characterized by granulomatous inflammation of the three-layered vessel wall that results in vaso-occlusion, wall dissection, and aneurysm formation. The immunopathogenesis of giant cell arteritis is an accumulative process in which a prolonged asymptomatic period is followed by uncontrolled innate immunity, a breakdown in self-tolerance, the transition of autoimmunity from the periphery into the vessel wall and, eventually, the progressive evolution of vessel wall inflammation. Each of the steps in pathogenesis corresponds to specific immuno-phenotypes that provide mechanistic insights into how the immune system attacks and damages blood vessels. Clinically evident disease begins with inappropriate activation of myeloid cells triggering the release of hepatic acute phase proteins and inducing extravascular manifestations, such as muscle pains and stiffness diagnosed as polymyalgia rheumatica. Loss of self-tolerance in the adaptive immune system is linked to aberrant signaling in the NOTCH pathway, leading to expansion of NOTCH1+CD4+ T cells and the functional decline of NOTCH4+ T regulatory cells (Checkpoint 1). A defect in the endothelial cell barrier of adventitial vasa vasorum networks marks Checkpoint 2; the invasion of monocytes, macrophages and T cells into the arterial wall. Due to the failure of the immuno-inhibitory PD-1 (programmed cell death protein 1)/PD-L1 (programmed cell death ligand 1) pathway, wall-infiltrating immune cells arrive in a permissive tissues microenvironment, where multiple T cell effector lineages thrive, shift toward high glycolytic activity, and support the development of tissue-damaging macrophages, including multinucleated giant cells (Checkpoint 3). Eventually, the vascular lesions are occupied by self-renewing T cells that provide autonomy to the disease process and limit the therapeutic effectiveness of currently used immunosuppressants. The multi-step process deviating protective to pathogenic immunity offers an array of interception points that provide opportunities for the prevention and therapeutic management of this devastating autoimmune disease.","container-title":"Circulation Research","DOI":"10.1161/CIRCRESAHA.122.322128","ISSN":"0009-7330, 1524-4571","issue":"2","journalAbbreviation":"Circulation Research","language":"en","page":"238-250","source":"DOI.org (Crossref)","title":"Immunology of Giant Cell Arteritis","volume":"132","author":[{"family":"Weyand","given":"Cornelia M."},{"family":"Goronzy","given":"Jörg J."}],"issued":{"date-parts":[["2023",1,20]]}}},{"id":1547,"uris":["http://zotero.org/users/10812369/items/U7CH5VIW"],"itemData":{"id":1547,"type":"article-journal","abstract":"Autoimmune diseases can afﬂict every organ system, including blood vessels that are critically important for host survival. The most frequent autoimmune vasculitis is giant cell arteritis (GCA), which causes aggressive wall inﬂammation in medium and large arteries and results in vaso-occlusive wall remodeling. GCA shares with other autoimmune diseases that it occurs in genetically predisposed individuals, that females are at higher risk, and that environmental triggers are suspected to beget the loss of immunological tolerance. GCA has features that distinguish it from other autoimmune diseases and predict the need for tailored diagnostic and therapeutic approaches. At the core of GCA pathology are CD4+ T cells that gain access to the protected tissue niche of the vessel wall, differentiate into cytokine producers, attain tissue residency, and enforce macrophages differentiation into tissue-destructive effector cells. Several signaling pathways have been implicated in initiating and sustaining pathogenic CD4+ T cell function, including the NOTCH1-Jagged1 pathway, the CD28 co-stimulatory pathway, the PD-1/PD-L1 co-inhibitory pathway, and the JAK/STAT signaling pathway. Inadequacy of mechanisms that normally dampen immune responses, such as defective expression of the PD-L1 ligand and malfunction of immunosuppressive CD8+ T regulatory cells are a common theme in GCA immunopathology. Recent studies are providing a string of novel mechanisms that will permit more precise pathogenic modeling and therapeutic targeting in GCA and will fundamentally inform how abnormal immune responses in blood vessels lead to disease.","container-title":"Frontiers in Immunology","DOI":"10.3389/fimmu.2020.621098","ISSN":"1664-3224","journalAbbreviation":"Front. Immunol.","language":"en","page":"621098","source":"DOI.org (Crossref)","title":"Innate and Adaptive Immunity in Giant Cell Arteritis","volume":"11","author":[{"family":"Akiyama","given":"Mitsuhiro"},{"family":"Ohtsuki","given":"Shozo"},{"family":"Berry","given":"Gerald J."},{"family":"Liang","given":"David H."},{"family":"Goronzy","given":"Jörg J."},{"family":"Weyand","given":"Cornelia M."}],"issued":{"date-parts":[["2021",2,25]]}}}],"schema":"https://github.com/citation-style-language/schema/raw/master/csl-citation.json"} </w:instrText>
      </w:r>
      <w:r w:rsidR="00A15831">
        <w:rPr>
          <w:rFonts w:ascii="Arial" w:hAnsi="Arial" w:cs="Arial"/>
          <w:sz w:val="22"/>
          <w:szCs w:val="22"/>
          <w:u w:val="single"/>
        </w:rPr>
        <w:fldChar w:fldCharType="separate"/>
      </w:r>
      <w:r w:rsidR="00A15831" w:rsidRPr="00A15831">
        <w:rPr>
          <w:rFonts w:ascii="Arial" w:hAnsi="Arial" w:cs="Arial"/>
          <w:kern w:val="0"/>
          <w:sz w:val="22"/>
          <w:vertAlign w:val="superscript"/>
        </w:rPr>
        <w:t>6,11</w:t>
      </w:r>
      <w:r w:rsidR="00A15831">
        <w:rPr>
          <w:rFonts w:ascii="Arial" w:hAnsi="Arial" w:cs="Arial"/>
          <w:sz w:val="22"/>
          <w:szCs w:val="22"/>
          <w:u w:val="single"/>
        </w:rPr>
        <w:fldChar w:fldCharType="end"/>
      </w:r>
      <w:r>
        <w:rPr>
          <w:rFonts w:ascii="Arial" w:hAnsi="Arial" w:cs="Arial"/>
          <w:sz w:val="22"/>
          <w:szCs w:val="22"/>
        </w:rPr>
        <w:t xml:space="preserve">with clear recruitment of inflammatory infiltrates, followed by the hallmark of this disease: multinucleated giant cells and granulomas, formed by fusion of macrophages in the presence of an antigenic insult. Despite classic indicators of an autoimmune process, the molecular drivers of GCA, including the initiating antigenic insults, remain enigmatic. </w:t>
      </w:r>
    </w:p>
    <w:p w14:paraId="682EE06F" w14:textId="77777777" w:rsidR="00A16AB3" w:rsidRPr="00F32498" w:rsidRDefault="00A16AB3" w:rsidP="00A16AB3">
      <w:pPr>
        <w:rPr>
          <w:rFonts w:ascii="Arial" w:hAnsi="Arial" w:cs="Arial"/>
          <w:sz w:val="22"/>
          <w:szCs w:val="22"/>
        </w:rPr>
      </w:pPr>
    </w:p>
    <w:p w14:paraId="6964FE41"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 xml:space="preserve">Gaps in </w:t>
      </w:r>
      <w:r>
        <w:rPr>
          <w:rFonts w:ascii="Arial" w:hAnsi="Arial" w:cs="Arial"/>
          <w:b/>
          <w:bCs/>
          <w:sz w:val="22"/>
          <w:szCs w:val="22"/>
        </w:rPr>
        <w:t xml:space="preserve">our </w:t>
      </w:r>
      <w:r w:rsidRPr="00F32498">
        <w:rPr>
          <w:rFonts w:ascii="Arial" w:hAnsi="Arial" w:cs="Arial"/>
          <w:b/>
          <w:bCs/>
          <w:sz w:val="22"/>
          <w:szCs w:val="22"/>
        </w:rPr>
        <w:t xml:space="preserve">knowledge: </w:t>
      </w:r>
      <w:r>
        <w:rPr>
          <w:rFonts w:ascii="Arial" w:hAnsi="Arial" w:cs="Arial"/>
          <w:b/>
          <w:bCs/>
          <w:sz w:val="22"/>
          <w:szCs w:val="22"/>
        </w:rPr>
        <w:t>Are there</w:t>
      </w:r>
      <w:r w:rsidRPr="00F32498">
        <w:rPr>
          <w:rFonts w:ascii="Arial" w:hAnsi="Arial" w:cs="Arial"/>
          <w:b/>
          <w:bCs/>
          <w:sz w:val="22"/>
          <w:szCs w:val="22"/>
        </w:rPr>
        <w:t xml:space="preserve"> pathogenic autoantibodies in GCA</w:t>
      </w:r>
      <w:r>
        <w:rPr>
          <w:rFonts w:ascii="Arial" w:hAnsi="Arial" w:cs="Arial"/>
          <w:b/>
          <w:bCs/>
          <w:sz w:val="22"/>
          <w:szCs w:val="22"/>
        </w:rPr>
        <w:t>?</w:t>
      </w:r>
    </w:p>
    <w:p w14:paraId="627AEE16" w14:textId="2D211B06" w:rsidR="00A16AB3" w:rsidRPr="00F32498" w:rsidRDefault="00A16AB3" w:rsidP="00A16AB3">
      <w:pPr>
        <w:rPr>
          <w:rFonts w:ascii="Arial" w:hAnsi="Arial" w:cs="Arial"/>
          <w:i/>
          <w:sz w:val="22"/>
          <w:szCs w:val="22"/>
        </w:rPr>
      </w:pPr>
      <w:r w:rsidRPr="00F32498">
        <w:rPr>
          <w:rFonts w:ascii="Arial" w:hAnsi="Arial" w:cs="Arial"/>
          <w:sz w:val="22"/>
          <w:szCs w:val="22"/>
        </w:rPr>
        <w:t xml:space="preserve">Autoantibodies are a key facet of the autoimmune cascade, either acting as direct pathogenic agents of the disease, or </w:t>
      </w:r>
      <w:r>
        <w:rPr>
          <w:rFonts w:ascii="Arial" w:hAnsi="Arial" w:cs="Arial"/>
          <w:sz w:val="22"/>
          <w:szCs w:val="22"/>
        </w:rPr>
        <w:t xml:space="preserve">if not directly pathogenic, </w:t>
      </w:r>
      <w:r w:rsidRPr="00F32498">
        <w:rPr>
          <w:rFonts w:ascii="Arial" w:hAnsi="Arial" w:cs="Arial"/>
          <w:sz w:val="22"/>
          <w:szCs w:val="22"/>
        </w:rPr>
        <w:t xml:space="preserve">as </w:t>
      </w:r>
      <w:r>
        <w:rPr>
          <w:rFonts w:ascii="Arial" w:hAnsi="Arial" w:cs="Arial"/>
          <w:sz w:val="22"/>
          <w:szCs w:val="22"/>
        </w:rPr>
        <w:t xml:space="preserve">clinically </w:t>
      </w:r>
      <w:r w:rsidRPr="00F32498">
        <w:rPr>
          <w:rFonts w:ascii="Arial" w:hAnsi="Arial" w:cs="Arial"/>
          <w:sz w:val="22"/>
          <w:szCs w:val="22"/>
        </w:rPr>
        <w:t>useful diagnostics specific to disease types</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{"citationID":"r1yK0PBS","properties":{"formattedCitation":"\\super 42,43\\nosupersub{}","plainCitation":"42,43","noteIndex":0},"citationItems":[{"id":579,"uris":["http://zotero.org/users/10812369/items/J5LCTS4F"],"itemData":{"id":579,"type":"article-journal","container-title":"Nature Clinical Practice Rheumatology","DOI":"10.1038/ncprheum0895","ISSN":"1745-8382, 1745-8390","issue":"9","journalAbbreviation":"Nat Rev Rheumatol","language":"en","page":"491-498","source":"DOI.org (Crossref)","title":"Nature and functions of autoantibodies","volume":"4","author":[{"family":"Elkon","given":"Keith"},{"family":"Casali","given":"Paolo"}],"issued":{"date-parts":[["2008",9]]}}},{"id":576,"uris":["http://zotero.org/users/10812369/items/BDS2L4ZJ"],"itemData":{"id":576,"type":"article-journal","abstract":"Autoantibodies are frequently observed in healthy individuals. In a minority of these individuals, they lead to manifestation of autoimmune diseases, such as rheumatoid arthritis or Graves’ disease. Overall, more than 2.5% of the population is affected by autoantibody-driven autoimmune disease. Pathways leading to autoantibody-induced pathology greatly differ among different diseases, and autoantibodies directed against the same antigen, depending on the targeted epitope, can have diverse effects. To foster knowledge in autoantibody-induced pathology and to encourage development of urgently needed novel therapeutic strategies, we here categorized autoantibodies according to their effects. According to our algorithm, autoantibodies can be classified into the following categories: (1) mimic receptor stimulation, (2) blocking of neural transmission, (3) induction of altered signaling, triggering uncontrolled (4) microthrombosis, (5) cell lysis, (6) neutrophil activation, and (7) induction of inflammation. These mechanisms in relation to disease, as well as principles of autoantibody generation and detection, are reviewed herein.","container-title":"Frontiers in Immunology","ISSN":"1664-3224","source":"Frontiers","title":"Mechanisms of Autoantibody-Induced Pathology","URL":"https://www.frontiersin.org/articles/10.3389/fimmu.2017.00603","volume":"8","author":[{"family":"Ludwig","given":"Ralf J."},{"family":"Vanhoorelbeke","given":"Karen"},{"family":"Leypoldt","given":"Frank"},{"family":"Kaya","given":"Ziya"},{"family":"Bieber","given":"Katja"},{"family":"McLachlan","given":"Sandra M."},{"family":"Komorowski","given":"Lars"},{"family":"Luo","given":"Jie"},{"family":"Cabral-Marques","given":"Otavio"},{"family":"Hammers","given":"Christoph M."},{"family":"Lindstrom","given":"Jon M."},{"family":"Lamprecht","given":"Peter"},{"family":"Fischer","given":"Andrea"},{"family":"Riemekasten","given":"Gabriela"},{"family":"Tersteeg","given":"Claudia"},{"family":"Sondermann","given":"Peter"},{"family":"Rapoport","given":"Basil"},{"family":"Wandinger","given":"Klaus-Peter"},{"family":"Probst","given":"Christian"},{"family":"El Beidaq","given":"Asmaa"},{"family":"Schmidt","given":"Enno"},{"family":"Verkman","given":"Alan"},{"family":"Manz","given":"Rudolf A."},{"family":"Nimmerjahn","given":"Falk"}],"accessed":{"date-parts":[["2023",3,10]]},"issued":{"date-parts":[["2017"]]}}}],"schema":"https://github.com/citation-style-language/schema/raw/master/csl-citation.json"}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42,43</w:t>
      </w:r>
      <w:r w:rsidR="008E64A7">
        <w:rPr>
          <w:rFonts w:ascii="Arial" w:hAnsi="Arial" w:cs="Arial"/>
          <w:sz w:val="22"/>
          <w:szCs w:val="22"/>
        </w:rPr>
        <w:fldChar w:fldCharType="end"/>
      </w:r>
      <w:r w:rsidRPr="00F32498">
        <w:rPr>
          <w:rFonts w:ascii="Arial" w:hAnsi="Arial" w:cs="Arial"/>
          <w:sz w:val="22"/>
          <w:szCs w:val="22"/>
        </w:rPr>
        <w:t xml:space="preserve">. </w:t>
      </w:r>
      <w:r>
        <w:rPr>
          <w:rFonts w:ascii="Arial" w:hAnsi="Arial" w:cs="Arial"/>
          <w:sz w:val="22"/>
          <w:szCs w:val="22"/>
        </w:rPr>
        <w:t xml:space="preserve">Over 50 years ago, </w:t>
      </w:r>
      <w:r w:rsidRPr="00F32498">
        <w:rPr>
          <w:rFonts w:ascii="Arial" w:hAnsi="Arial" w:cs="Arial"/>
          <w:sz w:val="22"/>
          <w:szCs w:val="22"/>
        </w:rPr>
        <w:t xml:space="preserve">the presence of </w:t>
      </w:r>
      <w:r>
        <w:rPr>
          <w:rFonts w:ascii="Arial" w:hAnsi="Arial" w:cs="Arial"/>
          <w:sz w:val="22"/>
          <w:szCs w:val="22"/>
        </w:rPr>
        <w:t xml:space="preserve">complement-coated </w:t>
      </w:r>
      <w:r w:rsidRPr="00F32498">
        <w:rPr>
          <w:rFonts w:ascii="Arial" w:hAnsi="Arial" w:cs="Arial"/>
          <w:sz w:val="22"/>
          <w:szCs w:val="22"/>
        </w:rPr>
        <w:t xml:space="preserve">immunoglobulin (IgG and IgM) deposits in temporal artery </w:t>
      </w:r>
      <w:r w:rsidR="008E64A7" w:rsidRPr="00F32498">
        <w:rPr>
          <w:rFonts w:ascii="Arial" w:hAnsi="Arial" w:cs="Arial"/>
          <w:sz w:val="22"/>
          <w:szCs w:val="22"/>
        </w:rPr>
        <w:t>biopsies of</w:t>
      </w:r>
      <w:r w:rsidRPr="00F32498">
        <w:rPr>
          <w:rFonts w:ascii="Arial" w:hAnsi="Arial" w:cs="Arial"/>
          <w:sz w:val="22"/>
          <w:szCs w:val="22"/>
        </w:rPr>
        <w:t xml:space="preserve"> GCA patients</w:t>
      </w:r>
      <w:r>
        <w:rPr>
          <w:rFonts w:ascii="Arial" w:hAnsi="Arial" w:cs="Arial"/>
          <w:sz w:val="22"/>
          <w:szCs w:val="22"/>
        </w:rPr>
        <w:t xml:space="preserve"> was documented</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{"citationID":"xiQaRo5y","properties":{"formattedCitation":"\\super 14\\uc0\\u8211{}16\\nosupersub{}","plainCitation":"14–16","noteIndex":0},"citationItems":[{"id":1665,"uris":["http://zotero.org/users/10812369/items/UY7CSTLB"],"itemData":{"id":1665,"type":"article-journal","container-title":"Annals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14–16</w:t>
      </w:r>
      <w:r w:rsidR="008E64A7">
        <w:rPr>
          <w:rFonts w:ascii="Arial" w:hAnsi="Arial" w:cs="Arial"/>
          <w:sz w:val="22"/>
          <w:szCs w:val="22"/>
        </w:rPr>
        <w:fldChar w:fldCharType="end"/>
      </w:r>
      <w:r w:rsidR="008E64A7">
        <w:rPr>
          <w:rFonts w:ascii="Arial" w:hAnsi="Arial" w:cs="Arial"/>
          <w:sz w:val="22"/>
          <w:szCs w:val="22"/>
        </w:rPr>
        <w:t xml:space="preserve"> </w:t>
      </w:r>
      <w:r w:rsidRPr="00F32498">
        <w:rPr>
          <w:rFonts w:ascii="Arial" w:hAnsi="Arial" w:cs="Arial"/>
          <w:sz w:val="22"/>
          <w:szCs w:val="22"/>
        </w:rPr>
        <w:t xml:space="preserve"> in a linear extracellular pattern along the IEL</w:t>
      </w:r>
      <w:r w:rsidR="008E64A7">
        <w:rPr>
          <w:rFonts w:ascii="Arial" w:hAnsi="Arial" w:cs="Arial"/>
          <w:sz w:val="22"/>
          <w:szCs w:val="22"/>
        </w:rPr>
        <w:t xml:space="preserve">. </w:t>
      </w:r>
      <w:r>
        <w:rPr>
          <w:rFonts w:ascii="Arial" w:hAnsi="Arial" w:cs="Arial"/>
          <w:sz w:val="22"/>
          <w:szCs w:val="22"/>
        </w:rPr>
        <w:t xml:space="preserve">More recently, these findings </w:t>
      </w:r>
      <w:r w:rsidR="008E64A7">
        <w:rPr>
          <w:rFonts w:ascii="Arial" w:hAnsi="Arial" w:cs="Arial"/>
          <w:sz w:val="22"/>
          <w:szCs w:val="22"/>
        </w:rPr>
        <w:t xml:space="preserve">were </w:t>
      </w:r>
      <w:r w:rsidR="008E64A7" w:rsidRPr="00F32498">
        <w:rPr>
          <w:rFonts w:ascii="Arial" w:hAnsi="Arial" w:cs="Arial"/>
          <w:sz w:val="22"/>
          <w:szCs w:val="22"/>
        </w:rPr>
        <w:t>corroborated</w:t>
      </w:r>
      <w:r w:rsidRPr="00F32498">
        <w:rPr>
          <w:rFonts w:ascii="Arial" w:hAnsi="Arial" w:cs="Arial"/>
          <w:sz w:val="22"/>
          <w:szCs w:val="22"/>
        </w:rPr>
        <w:t xml:space="preserve"> by spatial transcriptomics data identifying IgG subunits among the top differentially expressed genes in the medial and adventitial layers of inflamed arteries</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{"citationID":"8Urm5GhQ","properties":{"formattedCitation":"\\super 17\\nosupersub{}","plainCitation":"17","noteIndex":0},"citationItems":[{"id":1828,"uris":["http://zotero.org/users/10812369/items/GNCDK9RH"],"itemData":{"id":1828,"type":"article-journal","abstract":"Objective\n              \n                To identify the key coding genes underlying the biomarkers and pathways associated with giant cell arteritis (GCA), we performed an\n                in situ\n                spatial profiling of molecules involved in the temporal arteries of GCA patients and controls. Furthermore, we performed pharmacogenomic network analysis to identify potential treatment targets.\n              \n            \n            \n              Methods\n              Using human formalin-fixed paraffin-embedded temporal artery biopsy samples (GCA, n = 9; controls, n = 7), we performed a whole transcriptome analysis using the NanoString GeoMx Digital Spatial Profiler. In total, 59 regions of interest were selected in the intima, media, adventitia, and perivascular adipose tissue (PVAT). Differentially expressed genes (DEGs) (fold-change &amp;gt; 2 or &amp;lt; −2, p-adjusted &amp;lt; 0.01) were compared across each layer to build a spatial and pharmacogenomic network and to explore the pathophysiological mechanisms of GCA.\n            \n            \n              Results\n              Most of the transcriptome (12,076 genes) was upregulated in GCA arteries, compared to control arteries. Among the screened genes, 282, 227, 40, and 5 DEGs were identified in the intima, media, adventitia, and PVAT, respectively. Genes involved in the immune process and vascular remodeling were upregulated within GCA temporal arteries but differed across the arterial layers. The immune-related functions and vascular remodeling were limited to the intima and media.\n            \n            \n              Conclusion\n              \n                This study is the first to perform an\n                in situ\n                spatial profiling characterization of the molecules involved in GCA. The pharmacogenomic network analysis identified potential target genes for approved and novel immunotherapies.","container-title":"Frontiers in Immunology","DOI":"10.3389/fimmu.2023.1237986","ISSN":"1664-3224","journalAbbreviation":"Front. Immunol.","language":"en","page":"1237986","source":"DOI.org (Crossref)","title":"Use of high-plex data provides novel insights into the temporal artery processes of giant cell arteritis","volume":"14","author":[{"family":"Parreau","given":"Simon"},{"family":"Molina","given":"Elsa"},{"family":"Dumonteil","given":"Stéphanie"},{"family":"Goulabchand","given":"Radjiv"},{"family":"Naves","given":"Thomas"},{"family":"Bois","given":"Melanie C."},{"family":"Akil","given":"Hussein"},{"family":"Terro","given":"Faraj"},{"family":"Fauchais","given":"Anne-Laure"},{"family":"Liozon","given":"Eric"},{"family":"Jauberteau","given":"Marie-Odile"},{"family":"Weyand","given":"Cornelia M."},{"family":"Ly","given":"Kim-Heang"}],"issued":{"date-parts":[["2023",9,6]]}}}],"schema":"https://github.com/citation-style-language/schema/raw/master/csl-citation.json"}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17</w:t>
      </w:r>
      <w:r w:rsidR="008E64A7">
        <w:rPr>
          <w:rFonts w:ascii="Arial" w:hAnsi="Arial" w:cs="Arial"/>
          <w:sz w:val="22"/>
          <w:szCs w:val="22"/>
        </w:rPr>
        <w:fldChar w:fldCharType="end"/>
      </w:r>
      <w:r w:rsidRPr="00F32498">
        <w:rPr>
          <w:rFonts w:ascii="Arial" w:hAnsi="Arial" w:cs="Arial"/>
          <w:sz w:val="22"/>
          <w:szCs w:val="22"/>
        </w:rPr>
        <w:t xml:space="preserve">. </w:t>
      </w:r>
      <w:r>
        <w:rPr>
          <w:rFonts w:ascii="Arial" w:hAnsi="Arial" w:cs="Arial"/>
          <w:sz w:val="22"/>
          <w:szCs w:val="22"/>
        </w:rPr>
        <w:t xml:space="preserve">Despite this work, </w:t>
      </w:r>
      <w:r w:rsidRPr="00F32498">
        <w:rPr>
          <w:rFonts w:ascii="Arial" w:hAnsi="Arial" w:cs="Arial"/>
          <w:sz w:val="22"/>
          <w:szCs w:val="22"/>
          <w:u w:val="single"/>
        </w:rPr>
        <w:t xml:space="preserve">the molecular targets of these </w:t>
      </w:r>
      <w:r>
        <w:rPr>
          <w:rFonts w:ascii="Arial" w:hAnsi="Arial" w:cs="Arial"/>
          <w:sz w:val="22"/>
          <w:szCs w:val="22"/>
          <w:u w:val="single"/>
        </w:rPr>
        <w:t xml:space="preserve">autoreactive </w:t>
      </w:r>
      <w:r w:rsidRPr="00F32498">
        <w:rPr>
          <w:rFonts w:ascii="Arial" w:hAnsi="Arial" w:cs="Arial"/>
          <w:sz w:val="22"/>
          <w:szCs w:val="22"/>
          <w:u w:val="single"/>
        </w:rPr>
        <w:t>antibodies have not been elucidated.</w:t>
      </w:r>
      <w:r>
        <w:rPr>
          <w:rFonts w:ascii="Arial" w:hAnsi="Arial" w:cs="Arial"/>
          <w:i/>
          <w:sz w:val="22"/>
          <w:szCs w:val="22"/>
        </w:rPr>
        <w:t xml:space="preserve"> </w:t>
      </w:r>
      <w:r>
        <w:rPr>
          <w:rFonts w:ascii="Arial" w:hAnsi="Arial" w:cs="Arial"/>
          <w:sz w:val="22"/>
          <w:szCs w:val="22"/>
        </w:rPr>
        <w:t>Limited work with</w:t>
      </w:r>
      <w:r w:rsidR="008E64A7">
        <w:rPr>
          <w:rFonts w:ascii="Arial" w:hAnsi="Arial" w:cs="Arial"/>
          <w:sz w:val="22"/>
          <w:szCs w:val="22"/>
        </w:rPr>
        <w:t xml:space="preserve"> tissue-based assays</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{"citationID":"PlY1iMiZ","properties":{"formattedCitation":"\\super 44,45\\nosupersub{}","plainCitation":"44,45","noteIndex":0},"citationItems":[{"id":1847,"uris":["http://zotero.org/users/10812369/items/36ZHG7PW"],"itemData":{"id":1847,"type":"article-journal","abstract":"The analysis of the antibody repertoire of patients with giant cell arteritis (GCA) and polymyalgia rheumatica (PMR) might identify target antigens of the autoimmune response with potential relevance to our understanding of the pathogenesis of the disease and to the development of serodiagnostic tests. To detect such antigens, we screened a cDNA library derived from normal human testis for antigens reacting with IgG antibodies in the 1 : 250 diluted sera of three patients with untreated GCA using SEREX, the serological identiﬁcation of antigens by recombinant cDNA expression cloning. Of 100 000 clones screened with each serum, six, 28 and six clones, respectively, were positive, representing a total of 33 different antigens. Most of the antigens reacted only with the serum used for identiﬁcation and/or at a similar frequency with normal control sera. However, lamin C and the nuclear antigen of 14 kD reacted speciﬁcally with 32% of GCA/PMR, but with none of the control sera, while human cytokeratin 15, mitochondrial cytochrome oxidase subunit II, and a new gene product were detected preferentially, but not exclusively by sera from GCA/PMR patients. We conclude that patients with GCA/PMR develop antibodies against a broad spectrum of human autoantigens. Antibodies against human lamin C, the nuclear autoantigen of 14 kD as well as human cytokeratin 15, mitochondrial cytochrome oxidase subunit II and the product of a new gene should be investigated further to determine their value as tools for the diagnosis and/or the deﬁnition of clinical subgroups of patients with GCA/PMR.","container-title":"Clinical and Experimental Immunology","DOI":"10.1046/j.1365-2249.2002.01751.x","ISSN":"1365-2249, 0009-9104","issue":"2","language":"en","license":"https://academic.oup.com/journals/pages/open_access/funder_policies/chorus/standard_publication_model","page":"379-385","source":"DOI.org (Crossref)","title":"Analysis of the B cell repertoire against autoantigens in patients with giant cell arteritis and polymyalgia rheumatica","volume":"127","author":[{"family":"Schmits","given":"R"},{"family":"Kubuschok","given":"B"},{"family":"Schuster","given":"S"},{"family":"Preuss","given":"K-D"},{"family":"Pfreundschuh","given":"M"}],"issued":{"date-parts":[["2002",3,5]]}}},{"id":844,"uris":["http://zotero.org/users/10812369/items/FE8FXNS9"],"itemData":{"id":844,"type":"article-journal","container-title":"Journal of Molecular Recognition","DOI":"10.1002/jmr.2394","ISSN":"09523499","issue":"11","journalAbbreviation":"J. Mol. Recognit.","language":"en","page":"627-639","source":"DOI.org (Crossref)","title":"Specificity, polyspecificity, and heterospecificity of antibody-antigen recognition: SPECIFICITY, POLYSPECIFICITY, AND HETEROSPECIFICITY","title-short":"Specificity, polyspecificity, and heterospecificity of antibody-antigen recognition","volume":"27","author":[{"family":"Van Regenmortel","given":"Marc H. V."}],"issued":{"date-parts":[["2014",11]]}}}],"schema":"https://github.com/citation-style-language/schema/raw/master/csl-citation.json"}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44,45</w:t>
      </w:r>
      <w:r w:rsidR="008E64A7">
        <w:rPr>
          <w:rFonts w:ascii="Arial" w:hAnsi="Arial" w:cs="Arial"/>
          <w:sz w:val="22"/>
          <w:szCs w:val="22"/>
        </w:rPr>
        <w:fldChar w:fldCharType="end"/>
      </w:r>
      <w:r w:rsidR="008E64A7">
        <w:rPr>
          <w:rFonts w:ascii="Arial" w:hAnsi="Arial" w:cs="Arial"/>
          <w:sz w:val="22"/>
          <w:szCs w:val="22"/>
        </w:rPr>
        <w:t xml:space="preserve"> and</w:t>
      </w:r>
      <w:r w:rsidRPr="00F32498">
        <w:rPr>
          <w:rFonts w:ascii="Arial" w:hAnsi="Arial" w:cs="Arial"/>
          <w:sz w:val="22"/>
          <w:szCs w:val="22"/>
        </w:rPr>
        <w:t xml:space="preserve"> protein microarrays</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{"citationID":"BQvVIeiv","properties":{"formattedCitation":"\\super 46,47\\nosupersub{}","plainCitation":"46,47","noteIndex":0},"citationItems":[{"id":1245,"uris":["http://zotero.org/users/10812369/items/29YYIFT7"],"itemData":{"id":1245,"type":"article-journal","abstract":"Objectives Polymyalgia rheumatica (PMR) and giant cell arteritis (GCA) are relatively common inﬂammatory disorders. Establishing the diagnosis however may be difﬁcult, since so far no speciﬁc biomarkers of the disorders are available.\nMethods As a screening procedure, the authors used protein arrays for the detection of new autoantigens in GCA and PMR. The results of the protein array were conﬁrmed by different ELISAs detecting IgG antibodies against the human ferritin heavy chain, N-terminal 27 amino acids of the human ferritin heavy chain or the homologous peptide of Staphylococcus epidermidis. Sera of patients with only GCA (n=64), only PMR (n=47) and both PMR and GCA (n=31) were used.\nResults In the ELISA using the human ferritin peptide, the sensitivity of IgG antibodies against ferritin was 92% in 36 GCA and/or PMR patients before initiation of treatment, 22/32 (69%) in patients with disease ﬂares and 64/117 (55%) in the total cohort including treated and inactive patients. In controls, the false positive rate was 11/38 (29%) in systemic lupus erythematosus, 1/36 (3%) in rheumatoid arthritis, 0/31 (0%) in late onset rheumatoid arthritis, 3/46 (6.5%) in B-nonHodgkin’s lymphoma and 1/100 (1%) in blood donors. In the ELISA using the ferritin peptide of S epidermidis, 89% of 27 patients with untreated GCA and PMR were positive.\nConclusion Antibodies against the ferritin peptide were present in up to 92% of untreated, active GCA and PMR patients. They can be useful as a diagnostic marker of PMR and GCA.","container-title":"Annals of the Rheumatic Diseases","DOI":"10.1136/annrheumdis-2011-200413","ISSN":"0003-4967, 1468-2060","issue":"6","journalAbbreviation":"Ann Rheum Dis","language":"en","page":"943-947","source":"DOI.org (Crossref)","title":"Association of ferritin autoantibodies with giant cell arteritis/polymyalgia rheumatica","volume":"71","author":[{"family":"Baerlecken","given":"N T"},{"family":"Linnemann","given":"A"},{"family":"Gross","given":"W L"},{"family":"Moosig","given":"F"},{"family":"Vazquez-Rodriguez","given":"T R"},{"family":"Gonzalez-Gay","given":"M A"},{"family":"Martin","given":"J"},{"family":"Kötter","given":"I"},{"family":"Henes","given":"J C"},{"family":"Melchers","given":"I"},{"family":"Vaith","given":"P"},{"family":"Schmidt","given":"R E"},{"family":"Witte","given":"T"}],"issued":{"date-parts":[["2012",6]]}}},{"id":1882,"uris":["http://zotero.org/users/10812369/items/FTEAGPTT"],"itemData":{"id":1882,"type":"article-journal","abstract":"Objective. Giant cell arteritis (GCA) is a common vasculitis affecting patients aged 50 and older. GCA leads to chronic inflammation of large/mediumsized vessel walls with complications such as permanent vision loss and risk of stroke and aortic aneurysms. Early diagnosis is crucial and relies on temporal artery biopsy (TAB) and ultrasound imaging of temporal and axillary arteries. However, these methods have limitations. Serum biomarkers as autoantibodies have been reported but with inconclusive data for their use in the clinical setting. Additionally, Creactive protein and erythrocyte sedimentation rate are non-specific and limited in reflecting disease activity, particularly in patients treated with IL-6 inhibitors. This study aimed to identify serum autoantibodies as new diagnostic biomarkers for GCA using a human protein array.\nMethods. One commercial and one proprietary human protein array were used for antibody profiling of sera from patients with GCA (n=55), Takayasu (TAK n=7), and Healthy Controls (HC n=28). The identified candidate autoantigens were purified and tested for specific autoantibodies by ELISA.\nResults. Antibodies against two proteins, VSIG10L (V-Set and Immunoglobulin Domain Containing 10 Like) and DCBLD1 (discoidin), were identified and found to be associated with GCA, with an overall prevalence of 43–57%, respectively, and high specificity as individual antibodies. A control series of TAK sera tested negative.\nConclusion. Detecting GCA-specific autoantibodies may offer a new, noninvasive tool for improving our diag-","container-title":"Clinical and Experimental Rheumatology","DOI":"10.55563/clinexprheumatol/0213qf","ISSN":"1593-098X","language":"en","source":"DOI.org (Crossref)","title":"Identification of two autoantigens recognised by circulating autoantibodies as potential biomarkers for diagnosing giant cell arteritis","URL":"https://www.clinexprheumatol.org/abstract.asp?a=21372","author":[{"family":"Pesce","given":"Elisa"},{"family":"Bombaci","given":"Mauro"},{"family":"Croci","given":"Stefania"},{"family":"Bonacini","given":"Martina"},{"family":"Marvisi","given":"Chiara"},{"family":"Ricordi","given":"Caterina"},{"family":"Monti","given":"Sara"},{"family":"Muratore","given":"Francesco"},{"family":"Abrignani","given":"Sergio"},{"family":"Caporali","given":"Roberto"},{"family":"Borghi","given":"Maria Orietta"},{"family":"Salvarani","given":"Carlo"},{"family":"Villiger","given":"Peter M."},{"family":"Grifantini","given":"Renata"},{"family":"Meroni","given":"Pier Luigi"}],"accessed":{"date-parts":[["2025",3,21]]},"issued":{"date-parts":[["2024",6,17]]}}}],"schema":"https://github.com/citation-style-language/schema/raw/master/csl-citation.json"}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46,47</w:t>
      </w:r>
      <w:r w:rsidR="008E64A7">
        <w:rPr>
          <w:rFonts w:ascii="Arial" w:hAnsi="Arial" w:cs="Arial"/>
          <w:sz w:val="22"/>
          <w:szCs w:val="22"/>
        </w:rPr>
        <w:fldChar w:fldCharType="end"/>
      </w:r>
      <w:r w:rsidRPr="00F32498">
        <w:rPr>
          <w:rFonts w:ascii="Arial" w:hAnsi="Arial" w:cs="Arial"/>
          <w:sz w:val="22"/>
          <w:szCs w:val="22"/>
        </w:rPr>
        <w:t xml:space="preserve"> </w:t>
      </w:r>
      <w:r w:rsidR="008E64A7" w:rsidRPr="00F32498">
        <w:rPr>
          <w:rFonts w:ascii="Arial" w:hAnsi="Arial" w:cs="Arial"/>
          <w:sz w:val="22"/>
          <w:szCs w:val="22"/>
        </w:rPr>
        <w:t>has</w:t>
      </w:r>
      <w:r w:rsidRPr="00F32498">
        <w:rPr>
          <w:rFonts w:ascii="Arial" w:hAnsi="Arial" w:cs="Arial"/>
          <w:sz w:val="22"/>
          <w:szCs w:val="22"/>
        </w:rPr>
        <w:t xml:space="preserve"> </w:t>
      </w:r>
      <w:r>
        <w:rPr>
          <w:rFonts w:ascii="Arial" w:hAnsi="Arial" w:cs="Arial"/>
          <w:sz w:val="22"/>
          <w:szCs w:val="22"/>
        </w:rPr>
        <w:t xml:space="preserve">proposed </w:t>
      </w:r>
      <w:r w:rsidRPr="00F32498">
        <w:rPr>
          <w:rFonts w:ascii="Arial" w:hAnsi="Arial" w:cs="Arial"/>
          <w:sz w:val="22"/>
          <w:szCs w:val="22"/>
        </w:rPr>
        <w:t xml:space="preserve">candidate targets, but their disease relevance </w:t>
      </w:r>
      <w:r>
        <w:rPr>
          <w:rFonts w:ascii="Arial" w:hAnsi="Arial" w:cs="Arial"/>
          <w:sz w:val="22"/>
          <w:szCs w:val="22"/>
        </w:rPr>
        <w:t>has been either refuted</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{"citationID":"cU7gKUs2","properties":{"formattedCitation":"\\super 48\\nosupersub{}","plainCitation":"48","noteIndex":0},"citationItems":[{"id":1846,"uris":["http://zotero.org/users/10812369/items/NKSMUCRM"],"itemData":{"id":1846,"type":"article-journal","container-title":"Annals of the Rheumatic Diseases","DOI":"10.1136/annrheumdis-2012-202963","ISSN":"00034967","issue":"7","journalAbbreviation":"Annals of the Rheumatic Diseases","language":"en","page":"1269-1270","source":"DOI.org (Crossref)","title":"Contribution of antiferritin antibodies to diagnosis of giant cell arteritis","volume":"72","author":[{"family":"Régent","given":"Alexis"},{"family":"Ly","given":"Kim Heang"},{"family":"Blet","given":"Aurélie"},{"family":"Agard","given":"Christian"},{"family":"Puéchal","given":"Xavier"},{"family":"Tamas","given":"Nicolas"},{"family":"Le-Jeunne","given":"Claire"},{"family":"Vidal","given":"Elisabeth"},{"family":"Guillevin","given":"Loïc"},{"family":"Mouthon","given":"Luc"}],"issued":{"date-parts":[["2013",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48</w:t>
      </w:r>
      <w:r w:rsidR="008E64A7">
        <w:rPr>
          <w:rFonts w:ascii="Arial" w:hAnsi="Arial" w:cs="Arial"/>
          <w:sz w:val="22"/>
          <w:szCs w:val="22"/>
        </w:rPr>
        <w:fldChar w:fldCharType="end"/>
      </w:r>
      <w:r w:rsidR="008E64A7">
        <w:rPr>
          <w:rFonts w:ascii="Arial" w:hAnsi="Arial" w:cs="Arial"/>
          <w:sz w:val="22"/>
          <w:szCs w:val="22"/>
        </w:rPr>
        <w:t xml:space="preserve"> </w:t>
      </w:r>
      <w:r>
        <w:rPr>
          <w:rFonts w:ascii="Arial" w:hAnsi="Arial" w:cs="Arial"/>
          <w:sz w:val="22"/>
          <w:szCs w:val="22"/>
        </w:rPr>
        <w:t>or remains unclear</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{"citationID":"vr94aaQB","properties":{"formattedCitation":"\\super 47\\nosupersub{}","plainCitation":"47","noteIndex":0},"citationItems":[{"id":1882,"uris":["http://zotero.org/users/10812369/items/FTEAGPTT"],"itemData":{"id":1882,"type":"article-journal","abstract":"Objective. Giant cell arteritis (GCA) is a common vasculitis affecting patients aged 50 and older. GCA leads to chronic inflammation of large/mediumsized vessel walls with complications such as permanent vision loss and risk of stroke and aortic aneurysms. Early diagnosis is crucial and relies on temporal artery biopsy (TAB) and ultrasound imaging of temporal and axillary arteries. However, these methods have limitations. Serum biomarkers as autoantibodies have been reported but with inconclusive data for their use in the clinical setting. Additionally, Creactive protein and erythrocyte sedimentation rate are non-specific and limited in reflecting disease activity, particularly in patients treated with IL-6 inhibitors. This study aimed to identify serum autoantibodies as new diagnostic biomarkers for GCA using a human protein array.\nMethods. One commercial and one proprietary human protein array were used for antibody profiling of sera from patients with GCA (n=55), Takayasu (TAK n=7), and Healthy Controls (HC n=28). The identified candidate autoantigens were purified and tested for specific autoantibodies by ELISA.\nResults. Antibodies against two proteins, VSIG10L (V-Set and Immunoglobulin Domain Containing 10 Like) and DCBLD1 (discoidin), were identified and found to be associated with GCA, with an overall prevalence of 43–57%, respectively, and high specificity as individual antibodies. A control series of TAK sera tested negative.\nConclusion. Detecting GCA-specific autoantibodies may offer a new, noninvasive tool for improving our diag-","container-title":"Clinical and Experimental Rheumatology","DOI":"10.55563/clinexprheumatol/0213qf","ISSN":"1593-098X","language":"en","source":"DOI.org (Crossref)","title":"Identification of two autoantigens recognised by circulating autoantibodies as potential biomarkers for diagnosing giant cell arteritis","URL":"https://www.clinexprheumatol.org/abstract.asp?a=21372","author":[{"family":"Pesce","given":"Elisa"},{"family":"Bombaci","given":"Mauro"},{"family":"Croci","given":"Stefania"},{"family":"Bonacini","given":"Martina"},{"family":"Marvisi","given":"Chiara"},{"family":"Ricordi","given":"Caterina"},{"family":"Monti","given":"Sara"},{"family":"Muratore","given":"Francesco"},{"family":"Abrignani","given":"Sergio"},{"family":"Caporali","given":"Roberto"},{"family":"Borghi","given":"Maria Orietta"},{"family":"Salvarani","given":"Carlo"},{"family":"Villiger","given":"Peter M."},{"family":"Grifantini","given":"Renata"},{"family":"Meroni","given":"Pier Luigi"}],"accessed":{"date-parts":[["2025",3,21]]},"issued":{"date-parts":[["2024",6,17]]}}}],"schema":"https://github.com/citation-style-language/schema/raw/master/csl-citation.json"}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47</w:t>
      </w:r>
      <w:r w:rsidR="008E64A7">
        <w:rPr>
          <w:rFonts w:ascii="Arial" w:hAnsi="Arial" w:cs="Arial"/>
          <w:sz w:val="22"/>
          <w:szCs w:val="22"/>
        </w:rPr>
        <w:fldChar w:fldCharType="end"/>
      </w:r>
      <w:r w:rsidR="008E64A7">
        <w:rPr>
          <w:rFonts w:ascii="Arial" w:hAnsi="Arial" w:cs="Arial"/>
          <w:sz w:val="22"/>
          <w:szCs w:val="22"/>
        </w:rPr>
        <w:t xml:space="preserve">. </w:t>
      </w:r>
      <w:r w:rsidRPr="00F32498">
        <w:rPr>
          <w:rFonts w:ascii="Arial" w:hAnsi="Arial" w:cs="Arial"/>
          <w:sz w:val="22"/>
          <w:szCs w:val="22"/>
          <w:u w:val="single"/>
        </w:rPr>
        <w:t xml:space="preserve">Given the persistent gaps in understanding GCA-specific autoantibody responses, further </w:t>
      </w:r>
      <w:r>
        <w:rPr>
          <w:rFonts w:ascii="Arial" w:hAnsi="Arial" w:cs="Arial"/>
          <w:sz w:val="22"/>
          <w:szCs w:val="22"/>
          <w:u w:val="single"/>
        </w:rPr>
        <w:t xml:space="preserve">investigation </w:t>
      </w:r>
      <w:r w:rsidRPr="00F32498">
        <w:rPr>
          <w:rFonts w:ascii="Arial" w:hAnsi="Arial" w:cs="Arial"/>
          <w:sz w:val="22"/>
          <w:szCs w:val="22"/>
          <w:u w:val="single"/>
        </w:rPr>
        <w:t>to uncover pathogenic autoantibodies with potential diagnostic or therapeutic relevance</w:t>
      </w:r>
      <w:r>
        <w:rPr>
          <w:rFonts w:ascii="Arial" w:hAnsi="Arial" w:cs="Arial"/>
          <w:sz w:val="22"/>
          <w:szCs w:val="22"/>
          <w:u w:val="single"/>
        </w:rPr>
        <w:t xml:space="preserve"> is essential for making progress in this disease</w:t>
      </w:r>
      <w:r w:rsidRPr="00F32498">
        <w:rPr>
          <w:rFonts w:ascii="Arial" w:hAnsi="Arial" w:cs="Arial"/>
          <w:sz w:val="22"/>
          <w:szCs w:val="22"/>
          <w:u w:val="single"/>
        </w:rPr>
        <w:t xml:space="preserve">. </w:t>
      </w:r>
    </w:p>
    <w:p w14:paraId="210CA01B" w14:textId="77777777" w:rsidR="00A16AB3" w:rsidRPr="00F32498" w:rsidRDefault="00A16AB3" w:rsidP="00A16AB3">
      <w:pPr>
        <w:rPr>
          <w:rFonts w:ascii="Arial" w:hAnsi="Arial" w:cs="Arial"/>
          <w:i/>
          <w:iCs/>
          <w:sz w:val="22"/>
          <w:szCs w:val="22"/>
          <w:u w:val="single"/>
        </w:rPr>
      </w:pPr>
    </w:p>
    <w:p w14:paraId="7C66E4AD" w14:textId="77777777" w:rsidR="00A16AB3" w:rsidRDefault="00A16AB3" w:rsidP="00A16AB3">
      <w:pPr>
        <w:rPr>
          <w:rFonts w:ascii="Arial" w:hAnsi="Arial" w:cs="Arial"/>
          <w:b/>
          <w:bCs/>
          <w:sz w:val="22"/>
          <w:szCs w:val="22"/>
        </w:rPr>
      </w:pPr>
      <w:r w:rsidRPr="00F32498">
        <w:rPr>
          <w:rFonts w:ascii="Arial" w:hAnsi="Arial" w:cs="Arial"/>
          <w:b/>
          <w:bCs/>
          <w:sz w:val="22"/>
          <w:szCs w:val="22"/>
        </w:rPr>
        <w:t xml:space="preserve">Preliminary Data: </w:t>
      </w:r>
      <w:r>
        <w:rPr>
          <w:rFonts w:ascii="Arial" w:hAnsi="Arial" w:cs="Arial"/>
          <w:b/>
          <w:bCs/>
          <w:sz w:val="22"/>
          <w:szCs w:val="22"/>
        </w:rPr>
        <w:t>Proteome-wide autoantibody discovery</w:t>
      </w:r>
      <w:r w:rsidRPr="00F32498">
        <w:rPr>
          <w:rFonts w:ascii="Arial" w:hAnsi="Arial" w:cs="Arial"/>
          <w:b/>
          <w:bCs/>
          <w:sz w:val="22"/>
          <w:szCs w:val="22"/>
        </w:rPr>
        <w:t xml:space="preserve">. </w:t>
      </w:r>
    </w:p>
    <w:p w14:paraId="125FBBE2" w14:textId="2DD4656C" w:rsidR="00A16AB3" w:rsidRPr="00E7096B" w:rsidRDefault="00A16AB3" w:rsidP="00A16AB3">
      <w:pPr>
        <w:rPr>
          <w:rFonts w:ascii="Arial" w:hAnsi="Arial" w:cs="Arial"/>
          <w:i/>
          <w:iCs/>
          <w:sz w:val="22"/>
          <w:szCs w:val="22"/>
          <w:u w:val="single"/>
        </w:rPr>
      </w:pPr>
      <w:r w:rsidRPr="00F32498">
        <w:rPr>
          <w:rFonts w:ascii="Arial" w:hAnsi="Arial" w:cs="Arial"/>
          <w:sz w:val="22"/>
          <w:szCs w:val="22"/>
        </w:rPr>
        <w:t xml:space="preserve">To identify pathogenic autoantibodies in GCA, I performed high-throughput screening across the entire human proteome using </w:t>
      </w:r>
      <w:r w:rsidRPr="00F32498">
        <w:rPr>
          <w:rFonts w:ascii="Arial" w:hAnsi="Arial" w:cs="Arial"/>
          <w:b/>
          <w:bCs/>
          <w:sz w:val="22"/>
          <w:szCs w:val="22"/>
        </w:rPr>
        <w:t>Phage-display Immunoprecipitation Sequencing (PhIP-seq) (Fig 1a)</w:t>
      </w:r>
      <w:r w:rsidRPr="00F32498">
        <w:rPr>
          <w:rFonts w:ascii="Arial" w:hAnsi="Arial" w:cs="Arial"/>
          <w:sz w:val="22"/>
          <w:szCs w:val="22"/>
        </w:rPr>
        <w:t xml:space="preserve">. Originally developed by </w:t>
      </w:r>
      <w:proofErr w:type="spellStart"/>
      <w:r w:rsidRPr="00F32498">
        <w:rPr>
          <w:rFonts w:ascii="Arial" w:hAnsi="Arial" w:cs="Arial"/>
          <w:sz w:val="22"/>
          <w:szCs w:val="22"/>
        </w:rPr>
        <w:t>Larman</w:t>
      </w:r>
      <w:proofErr w:type="spellEnd"/>
      <w:r w:rsidRPr="00F32498">
        <w:rPr>
          <w:rFonts w:ascii="Arial" w:hAnsi="Arial" w:cs="Arial"/>
          <w:sz w:val="22"/>
          <w:szCs w:val="22"/>
        </w:rPr>
        <w:t xml:space="preserve"> et al. (2011)</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{"citationID":"Iv6rMyMC","properties":{"formattedCitation":"\\super 18\\nosupersub{}","plainCitation":"18","noteIndex":0},"citationItems":[{"id":1924,"uris":["http://zotero.org/users/10812369/items/N9GIGXYD"],"itemData":{"id":1924,"type":"article-journal","container-title":"Nature Biotechnology","DOI":"10.1038/nbt.1856","ISSN":"1087-0156, 1546-1696","issue":"6","journalAbbreviation":"Nat Biotechnol","language":"en","license":"http://www.springer.com/tdm","page":"535-541","source":"DOI.org (Crossref)","title":"Autoantigen discovery with a synthetic human peptidome","volume":"29","author":[{"family":"Larman","given":"H Benjamin"},{"family":"Zhao","given":"Zhenming"},{"family":"Laserson","given":"Uri"},{"family":"Li","given":"Mamie Z"},{"family":"Ciccia","given":"Alberto"},{"family":"Gakidis","given":"M Angelica Martinez"},{"family":"Church","given":"George M"},{"family":"Kesari","given":"Santosh"},{"family":"LeProust","given":"Emily M"},{"family":"Solimini","given":"Nicole L"},{"family":"Elledge","given":"Stephen J"}],"issued":{"date-parts":[["2011",6]]}}}],"schema":"https://github.com/citation-style-language/schema/raw/master/csl-citation.json"}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18</w:t>
      </w:r>
      <w:r w:rsidR="008E64A7">
        <w:rPr>
          <w:rFonts w:ascii="Arial" w:hAnsi="Arial" w:cs="Arial"/>
          <w:sz w:val="22"/>
          <w:szCs w:val="22"/>
        </w:rPr>
        <w:fldChar w:fldCharType="end"/>
      </w:r>
      <w:r w:rsidRPr="00F32498">
        <w:rPr>
          <w:rFonts w:ascii="Arial" w:hAnsi="Arial" w:cs="Arial"/>
          <w:sz w:val="22"/>
          <w:szCs w:val="22"/>
        </w:rPr>
        <w:t xml:space="preserve">, the DeRisi lab has extensively customized </w:t>
      </w:r>
      <w:r w:rsidRPr="00B71C38">
        <w:rPr>
          <w:rFonts w:ascii="Arial" w:hAnsi="Arial" w:cs="Arial"/>
          <w:sz w:val="22"/>
          <w:szCs w:val="22"/>
        </w:rPr>
        <w:t>and</w:t>
      </w:r>
      <w:r w:rsidRPr="00F32498">
        <w:rPr>
          <w:rFonts w:ascii="Arial" w:hAnsi="Arial" w:cs="Arial"/>
          <w:sz w:val="22"/>
          <w:szCs w:val="22"/>
        </w:rPr>
        <w:t xml:space="preserve"> developed the PhIP-seq assay to uncover novel autoimmune antigens and develop diagnostic tools</w:t>
      </w:r>
      <w:r w:rsidR="008E64A7">
        <w:rPr>
          <w:rFonts w:ascii="Arial" w:hAnsi="Arial" w:cs="Arial"/>
          <w:sz w:val="22"/>
          <w:szCs w:val="22"/>
        </w:rPr>
        <w:t>.</w:t>
      </w:r>
      <w:r w:rsidR="008E64A7">
        <w:rPr>
          <w:rFonts w:ascii="Arial" w:hAnsi="Arial" w:cs="Arial"/>
          <w:sz w:val="22"/>
          <w:szCs w:val="22"/>
        </w:rPr>
        <w:fldChar w:fldCharType="begin"/>
      </w:r>
      <w:r w:rsidR="008E64A7">
        <w:rPr>
          <w:rFonts w:ascii="Arial" w:hAnsi="Arial" w:cs="Arial"/>
          <w:sz w:val="22"/>
          <w:szCs w:val="22"/>
        </w:rPr>
        <w:instrText xml:space="preserve"> ADDIN ZOTERO_ITEM CSL_CITATION {"citationID":"Wln0fAO8","properties":{"formattedCitation":"\\super 19\\uc0\\u8211{}21,49\\uc0\\u8211{}53\\nosupersub{}","plainCitation":"19–21,49–53","noteIndex":0},"citationItems":[{"id":745,"uris":["http://zotero.org/users/10812369/items/7ZAENZH6"],"itemData":{"id":745,"type":"article-journal","abstract":"Abstract\n            Paraneoplastic neurological disorders are immune-mediated diseases understood to manifest as part of a misdirected anti-tumor immune response. Paraneoplastic neurological disorder-associated autoantibodies can assist with diagnosis and enhance our understanding of tumor-associated immune processes. We designed a comprehensive library of 49-amino-acid overlapping peptides spanning the entire human proteome, including all splicing isoforms and computationally predicted coding regions. Using this library, we optimized a phage immunoprecipitation and sequencing protocol with multiple rounds of enrichment to create high-resolution epitope profiles in serum and cerebrospinal fluid (CSF) samples from patients suffering from two common paraneoplastic neurological disorders, the anti-Yo (n = 36 patients) and anti-Hu (n = 44 patients) syndromes. All (100%) anti-Yo patient samples yielded enrichment of peptides from the canonical anti-Yo (CDR2 and CDR2L) antigens, while 38% of anti-Hu patients enriched peptides deriving from the nELAVL (neuronal embryonic lethal abnormal vision like) family of proteins, the anti-Hu autoantigenic target. Among the anti-Hu patient samples that were positive for nELAVL, we noted a restricted region of immunoreactivity. To achieve single amino acid resolution, we designed a novel deep mutational scanning phage library encoding all possible single-point mutants targeting the reactive nELAVL region. This analysis revealed a distinct preference for the degenerate motif, RLDxLL, shared by ELAVL2, 3 and 4. Lastly, phage immunoprecipitation sequencing identified several known autoantigens in these same patient samples, including peptides deriving from the cancer-associated antigens ZIC and SOX families of transcription factors. Overall, this optimized phage immunoprecipitation sequencing library and protocol yielded the high-resolution epitope mapping of the autoantigens targeted in anti-Yo and anti-Hu encephalitis patients to date. The results presented here further demonstrate the utility and high-resolution capability of phage immunoprecipitation sequencing for both basic science and clinical applications and for better understanding the antigenic targets and triggers of paraneoplastic neurological disorders.","container-title":"Brain Communications","DOI":"10.1093/braincomms/fcaa059","ISSN":"2632-1297","issue":"2","language":"en","page":"fcaa059","source":"DOI.org (Crossref)","title":"High-resolution epitope mapping of anti-Hu and anti-Yo autoimmunity by programmable phage display","volume":"2","author":[{"family":"O’Donovan","given":"Brian"},{"family":"Mandel-Brehm","given":"Caleigh"},{"family":"Vazquez","given":"Sara E"},{"family":"Liu","given":"Jamin"},{"family":"Parent","given":"Audrey V"},{"family":"Anderson","given":"Mark S"},{"family":"Kassimatis","given":"Travis"},{"family":"Zekeridou","given":"Anastasia"},{"family":"Hauser","given":"Stephen L"},{"family":"Pittock","given":"Sean J"},{"family":"Chow","given":"Eric"},{"family":"Wilson","given":"Michael R"},{"family":"DeRisi","given":"Joseph L"}],"issued":{"date-parts":[["2020",7,1]]}}},{"id":747,"uris":["http://zotero.org/users/10812369/items/USWJCPT7"],"itemData":{"id":747,"type":"article-journal","abstract":"The identification of autoantigens remains a critical challenge for understanding and treating autoimmune diseases. Autoimmune polyendocrine syndrome type 1 (APS1), a rare monogenic form of autoimmunity, presents as widespread autoimmunity with T and B cell responses to multiple organs. Importantly, autoantibody discovery in APS1 can illuminate fundamental disease pathogenesis, and many of the antigens found in APS1 extend to more common autoimmune diseases. Here, we performed proteome-wide programmable phage-display (PhIP-Seq) on sera from a cohort of people with APS1 and discovered multiple common antibody targets. These novel APS1 autoantigens exhibit tissue-restricted expression, including expression in enteroendocrine cells, pineal gland, and dental enamel. Using detailed clinical phenotyping, we find novel associations between autoantibodies and organ-restricted autoimmunity, including a link between anti-KHDC3L autoantibodies and premature ovarian insufficiency, and between anti-RFX6 autoantibodies and diarrheal-type intestinal dysfunction. Our study highlights the utility of PhIP-Seq for extensively interrogating antigenic repertoires in human autoimmunity and the importance of antigen discovery for improved understanding of disease mechanisms.","container-title":"eLife","DOI":"10.7554/eLife.55053","ISSN":"2050-084X","language":"en","page":"e55053","source":"DOI.org (Crossref)","title":"Identification of novel, clinically correlated autoantigens in the monogenic autoimmune syndrome APS1 by proteome-wide PhIP-Seq","volume":"9","author":[{"family":"Vazquez","given":"Sara E"},{"family":"Ferré","given":"Elise MN"},{"family":"Scheel","given":"David W"},{"family":"Sunshine","given":"Sara"},{"family":"Miao","given":"Brenda"},{"family":"Mandel-Brehm","given":"Caleigh"},{"family":"Quandt","given":"Zoe"},{"family":"Chan","given":"Alice Y"},{"family":"Cheng","given":"Mickie"},{"family":"German","given":"Michael"},{"family":"Lionakis","given":"Michail"},{"family":"DeRisi","given":"Joseph L"},{"family":"Anderson","given":"Mark S"}],"issued":{"date-parts":[["2020",5,15]]}}},{"id":952,"uris":["http://zotero.org/users/10812369/items/PVRJZYPY"],"itemData":{"id":952,"type":"article-journal","abstract":"Phage immunoprecipitation sequencing (PhIP-­seq) allows for unbiased, proteome-w­ ide autoantibody discovery across a variety of disease settings, with identification of disease-­specific autoantigens providing new insight into previously poorly understood forms of immune dysregulation. Despite several successful implementations of PhIP-s­ eq for autoantigen discovery, including our previous work (Vazquez et al., 2020), current protocols are inherently difficult to scale to accommodate large cohorts of cases and importantly, healthy controls. Here, we develop and validate a high throughput extension of PhIP-­seq in various etiologies of autoimmune and inflammatory diseases, including APS1, IPEX, RAG1/2 deficiency, Kawasaki disease (KD), multisystem inflammatory syndrome in children (MIS-­C), and finally, mild and severe forms of COVID-­19. We demonstrate that these scaled datasets enable machine-l­earning approaches that result in robust prediction of disease status, as well as the ability to detect both known and novel autoantigens, such as prodynorphin (PDYN) in APS1 patients, and intestinally expressed proteins BEST4 and BTNL8 in IPEX patients. Remarkably, BEST4 antibodies were also found in two patients with RAG1/2 deficiency, one of whom had very early onset IBD. Scaled PhIP-s­ eq examination of both MIS-C­ and KD demonstrated rare, overlapping antigens, including CGNL1, as well as several strongly enriched putative pneumonia-­ associated antigens in severe COVID-­19, including the endosomal protein EEA1. Together, scaled PhIP-­seq provides a valuable tool for broadly assessing both rare and common autoantigen overlap between autoimmune diseases of varying origins and etiologies.","container-title":"eLife","DOI":"10.7554/eLife.78550","ISSN":"2050-084X","language":"en","page":"e78550","source":"DOI.org (Crossref)","title":"Autoantibody discovery across monogenic, acquired, and COVID-19-associated autoimmunity with scalable PhIP-seq","volume":"11","author":[{"family":"Vazquez","given":"Sara E"},{"family":"Mann","given":"Sabrina A"},{"family":"Bodansky","given":"Aaron"},{"family":"Kung","given":"Andrew F"},{"family":"Quandt","given":"Zoe"},{"family":"Ferré","given":"Elise Mn"},{"family":"Landegren","given":"Nils"},{"family":"Eriksson","given":"Daniel"},{"family":"Bastard","given":"Paul"},{"family":"Zhang","given":"Shen-Ying"},{"family":"Liu","given":"Jamin"},{"family":"Mitchell","given":"Anthea"},{"family":"Proekt","given":"Irina"},{"family":"Yu","given":"David"},{"family":"Mandel-Brehm","given":"Caleigh"},{"family":"Wang","given":"Chung-Yu"},{"family":"Miao","given":"Brenda"},{"family":"Sowa","given":"Gavin"},{"family":"Zorn","given":"Kelsey"},{"family":"Chan","given":"Alice Y"},{"family":"Tagi","given":"Veronica M"},{"family":"Shimizu","given":"Chisato"},{"family":"Tremoulet","given":"Adriana"},{"family":"Lynch","given":"Kara"},{"family":"Wilson","given":"Michael R"},{"family":"Kämpe","given":"Olle"},{"family":"Dobbs","given":"Kerry"},{"family":"Delmonte","given":"Ottavia M"},{"family":"Bacchetta","given":"Rosa"},{"family":"Notarangelo","given":"Luigi D"},{"family":"Burns","given":"Jane C"},{"family":"Casanova","given":"Jean-Laurent"},{"family":"Lionakis","given":"Michail S"},{"family":"Torgerson","given":"Troy R"},{"family":"Anderson","given":"Mark S"},{"family":"DeRisi","given":"Joseph L"}],"issued":{"date-parts":[["2022",10,27]]}}},{"id":1434,"uris":["http://zotero.org/users/10812369/items/2MN3XI7R"],"itemData":{"id":1434,"type":"article-journal","abstract":"Abstract\n            \n              Natural dengue virus (DENV) infections occur by mosquito bite but how the inoculation route affects the humoral immune response is unknown. We serologically profiled 20 non-human primates (NHP) from a prior study of DENV1 infection where animals were inoculated by mosquito (N = 10) or subcutaneous injection (N = 10). Using a comprehensive, densely tiled and highly redundant pan-flavivirus programmable phage library containing 91,562 overlapping 62 amino acid peptides, we produced a high-resolution map of linear peptide sequences enriched during DENV seroconversion. Profiles in mosquito-inoculated and subcutaneously-inoculated animals were similar up to 90 days after primary infection, but diverged at 1 year with differences in sero-reactivity in the Envelope (E; residues 215–406;\n              p\n               &lt; 0.08), and Nonstructural-3 (NS3; residues 549–615;\n              p\n               &lt; 0.05) proteins in mosquito-inoculated versus subcutaneously-inoculated animals. Within the E protein, residues 339–384 in domain III accounted for &gt; 99% of the observed sero-reactivity difference. Antibody breadth did not vary by mode of inoculation. The differential reactivity to E domain III seen by phage display validated orthogonally by ELISA, but did not correlate with late neutralization titers. Serological profiling of humoral immune responses to DENV infection in NHP by programmable phage display demonstrated durable differences in sero-reactivity by route of inoculation.","container-title":"Scientific Reports","DOI":"10.1038/s41598-021-90318-z","ISSN":"2045-2322","issue":"1","journalAbbreviation":"Sci Rep","language":"en","page":"10823","source":"DOI.org (Crossref)","title":"Phage display demonstrates durable differences in serological profile by route of inoculation in primary infections of non-human primates with Dengue Virus 1","volume":"11","author":[{"family":"Rajan","given":"Jayant V."},{"family":"McCracken","given":"Michael"},{"family":"Mandel-Brehm","given":"Caleigh"},{"family":"Gromowski","given":"Greg"},{"family":"Pollett","given":"Simon"},{"family":"Jarman","given":"Richard"},{"family":"DeRisi","given":"Joseph L."}],"issued":{"date-parts":[["2021",5,24]]}}},{"id":705,"uris":["http://zotero.org/users/10812369/items/85R7BM4X"],"itemData":{"id":705,"type":"article-journal","abstract":"Protection against Plasmodium falciparum, which is primarily antibody-mediated, requires recurrent exposure to develop. The study of both naturally acquired limited immunity and vaccine induced protection against malaria remains critical for ongoing eradication efforts. Towards this goal, we deployed a customized P. falciparum PhIP-seq T7 phage display library containing 238,068 tiled 62-amino acid peptides, covering all known coding regions, including antigenic variants, to systematically profile antibody targets in 198 Ugandan children and adults from high and moderate transmission settings. Repeat elements – short amino acid sequences repeated within a protein – were significantly enriched in antibody targets. While breadth of responses to repeat-containing peptides was twofold higher in children living in the high versus moderate exposure setting, no such differences were observed for peptides without repeats, suggesting that antibody responses to repeat-containing regions may be more exposure dependent and/or less durable in children than responses to regions without repeats. Additionally, short motifs associated with seroreactivity were extensively shared among hundreds of antigens, potentially representing cross-reactive epitopes. PfEMP1 shared motifs with the greatest number of other antigens, partly driven by the diversity of PfEMP1 sequences. These data suggest that the large number of repeat elements and potential cross-reactive epitopes found within antigenic regions of P. falciparum could contribute to the inefficient nature of malaria immunity.","container-title":"eLife","DOI":"10.7554/eLife.81401","ISSN":"2050-084X","note":"publisher: eLife Sciences Publications, Ltd","page":"e81401","source":"eLife","title":"Antibodies to repeat-containing antigens in Plasmodium falciparum are exposure-dependent and short-lived in children in natural malaria infections","volume":"12","author":[{"family":"Raghavan","given":"Madhura"},{"family":"Kalantar","given":"Katrina L"},{"family":"Duarte","given":"Elias"},{"family":"Teyssier","given":"Noam"},{"family":"Takahashi","given":"Saki"},{"family":"Kung","given":"Andrew F"},{"family":"Rajan","given":"Jayant V"},{"family":"Rek","given":"John"},{"family":"Tetteh","given":"Kevin KA"},{"family":"Drakeley","given":"Chris"},{"family":"Ssewanyana","given":"Isaac"},{"family":"Rodriguez-Barraquer","given":"Isabel"},{"family":"Greenhouse","given":"Bryan"},{"family":"DeRisi","given":"Joseph L"}],"editor":[{"family":"Krzych","given":"Urszula"},{"family":"Soldati-Favre","given":"Dominique"}],"issued":{"date-parts":[["2023",2,15]]}}},{"id":1802,"uris":["http://zotero.org/users/10812369/items/GNXJB9UH"],"itemData":{"id":1802,"type":"article-journal","container-title":"JCI Insight","DOI":"10.1172/jci.insight.174976","ISSN":"2379-3708","issue":"23","language":"en","license":"http://creativecommons.org/licenses/by/4.0/","page":"e174976","source":"DOI.org (Crossref)","title":"Validation of a murine proteome-wide phage display library for identification of autoantibody specificities","volume":"8","author":[{"family":"Rackaityte","given":"Elze"},{"family":"Proekt","given":"Irina"},{"family":"Miller","given":"Haleigh S."},{"family":"Ramesh","given":"Akshaya"},{"family":"Brooks","given":"Jeremy F."},{"family":"Kung","given":"Andrew F."},{"family":"Mandel-Brehm","given":"Caleigh"},{"family":"Yu","given":"David"},{"family":"Zamecnik","given":"Colin R."},{"family":"Bair","given":"Rebecca"},{"family":"Vazquez","given":"Sara E."},{"family":"Sunshine","given":"Sara"},{"family":"Abram","given":"Clare L."},{"family":"Lowell","given":"Clifford A."},{"family":"Rizzuto","given":"Gabrielle"},{"family":"Wilson","given":"Michael R."},{"family":"Zikherman","given":"Julie"},{"family":"Anderson","given":"Mark S."},{"family":"DeRisi","given":"Joseph L."}],"issued":{"date-parts":[["2023",12,8]]}}},{"id":1435,"uris":["http://zotero.org/users/10812369/items/N52PH878"],"itemData":{"id":1435,"type":"article-journal","abstract":"Abstract\n            \n              Multisystem inflammatory syndrome in children (MIS-C) is a severe, post-infectious sequela of SARS-CoV-2 infection\n              1,2\n              , yet the pathophysiological mechanism connecting the infection to the broad inflammatory syndrome remains unknown. Here we leveraged a large set of samples from patients with MIS-C to identify a distinct set of host proteins targeted by patient autoantibodies including a particular autoreactive epitope within SNX8, a protein involved in regulating an antiviral pathway associated with MIS-C pathogenesis. In parallel, we also probed antibody responses from patients with MIS-C to the complete SARS-CoV-2 proteome and found enriched reactivity against a distinct domain of the SARS-CoV-2 nucleocapsid protein. The immunogenic regions of the viral nucleocapsid and host SNX8 proteins bear remarkable sequence similarity. Consequently, we found that many children with anti-SNX8 autoantibodies also have cross-reactive T cells engaging both the SNX8 and the SARS-CoV-2 nucleocapsid protein epitopes. Together, these findings suggest that patients with MIS-C develop a characteristic immune response to the SARS-CoV-2 nucleocapsid protein that is associated with cross-reactivity to the self-protein SNX8, demonstrating a mechanistic link between the infection and the inflammatory syndrome, with implications for better understanding a range of post-infectious autoinflammatory diseases.","container-title":"Nature","DOI":"10.1038/s41586-024-07722-4","ISSN":"0028-0836, 1476-4687","issue":"8025","journalAbbreviation":"Nature","language":"en","page":"622-629","source":"DOI.org (Crossref)","title":"Molecular mimicry in multisystem inflammatory syndrome in children","volume":"632","author":[{"family":"Bodansky","given":"Aaron"},{"family":"Mettelman","given":"Robert C."},{"family":"Sabatino","given":"Joseph J."},{"family":"Vazquez","given":"Sara E."},{"family":"Chou","given":"Janet"},{"family":"Novak","given":"Tanya"},{"family":"Moffitt","given":"Kristin L."},{"family":"Miller","given":"Haleigh S."},{"family":"Kung","given":"Andrew F."},{"family":"Rackaityte","given":"Elze"},{"family":"Zamecnik","given":"Colin R."},{"family":"Rajan","given":"Jayant V."},{"family":"Kortbawi","given":"Hannah"},{"family":"Mandel-Brehm","given":"Caleigh"},{"family":"Mitchell","given":"Anthea"},{"family":"Wang","given":"Chung-Yu"},{"family":"Saxena","given":"Aditi"},{"family":"Zorn","given":"Kelsey"},{"family":"Yu","given":"David J. L."},{"family":"Pogorelyy","given":"Mikhail V."},{"family":"Awad","given":"Walid"},{"family":"Kirk","given":"Allison M."},{"family":"Asaki","given":"James"},{"family":"Pluvinage","given":"John V."},{"family":"Wilson","given":"Michael R."},{"family":"Zambrano","given":"Laura D."},{"family":"Campbell","given":"Angela P."},{"literal":"Overcoming COVID-19 Network Investigators"},{"family":"Loftis","given":"Laura L."},{"family":"Hobbs","given":"Charlotte V."},{"family":"Tarquinio","given":"Keiko M."},{"family":"Kong","given":"Michele"},{"family":"Fitzgerald","given":"Julie C."},{"family":"Espinal","given":"Paula S."},{"family":"Walker","given":"Tracie C."},{"family":"Schwartz","given":"Stephanie P."},{"family":"Crandall","given":"Hillary"},{"family":"Irby","given":"Katherine"},{"family":"Staat","given":"Mary Allen"},{"family":"Rowan","given":"Courtney M."},{"family":"Schuster","given":"Jennifer E."},{"family":"Halasa","given":"Natasha B."},{"family":"Gertz","given":"Shira J."},{"family":"Mack","given":"Elizabeth H."},{"family":"Maddux","given":"Aline B."},{"family":"Cvijanovich","given":"Natalie Z."},{"family":"Zinter","given":"Matt S."},{"family":"Thomas","given":"Paul G."},{"family":"Randolph","given":"Adrienne G."},{"family":"Anderson","given":"Mark S."},{"family":"DeRisi","given":"Joseph L."}],"issued":{"date-parts":[["2024",8,15]]}}},{"id":748,"uris":["http://zotero.org/users/10812369/items/5C45RSHB"],"itemData":{"id":748,"type":"article","abstract":"Autoimmunity is characterized by loss of tolerance to tissue-specific as well as systemic antigens, resulting in complex autoantibody landscapes. Here, we introduce and extensively validate the performance characteristics of a murine proteome-wide library for phage display immunoprecipitation and sequencing (PhIP-seq), to profile mouse autoantibodies. This system and library were validated using seven genetic mouse models across a spectrum of autoreactivity. Mice deficient in antibody production (Rag2-/- and μMT) were used to model non-specific peptide enrichments, while cross-reactivity was evaluated using anti-ovalbumin B cell receptor (BCR)-restricted OB1 mice as a proof of principle. The PhIP-seq approach was then utilized to interrogate three distinct autoimmune disease models. First, serum from Lyn-/- IgD+/- mice with lupus-like disease was used to identify nuclear and apoptotic bleb reactivities, lending support to the hypothesis that apoptosis is a shared origin of these antigens. Second, serum from non-obese diabetic (NOD) mice, a polygenic model of pancreas-specific autoimmunity, enriched peptides derived from both insulin and predicted pancreatic proteins. Lastly, Aire-/- mouse sera were used to identify numerous auto-antigens, many of which were also observed in previous studies of humans with autoimmune polyendocrinopathy syndrome type 1 (APS1) carrying recessive mutations in AIRE. Among these were peptides derived from Perilipin-1, a validated autoimmune biomarker of generalized acquired lipodystrophy in humans. Autoreactivity to Perilipin-1 correlated with lymphocyte infiltration in adipose tissue and underscores the approach in revealing previously unknown specificities. These experiments support the use of murine proteome-wide PhIP-seq for antigenic profiling and autoantibody discovery, which may be employed to study a range of immune perturbations in mouse models of autoimmunity.","DOI":"10.1101/2023.04.07.535899","language":"en","license":"© 2023, Posted by Cold Spring Harbor Laboratory. This pre-print is available under a Creative Commons License (Attribution-NonCommercial 4.0 International), CC BY-NC 4.0, as described at http://creativecommons.org/licenses/by-nc/4.0/","note":"page: 2023.04.07.535899\nsection: New Results","publisher":"bioRxiv","source":"bioRxiv","title":"Validation of a murine proteome-wide phage display library for the identification of autoantibody specificities","URL":"https://www.biorxiv.org/content/10.1101/2023.04.07.535899v1","author":[{"family":"Rackaityte","given":"Elze"},{"family":"Proekt","given":"Irina"},{"family":"Miller","given":"Haleigh S."},{"family":"Ramesh","given":"Akshaya"},{"family":"Brooks","given":"Jeremy F."},{"family":"Kung","given":"Andrew F."},{"family":"Mandel-Brehm","given":"Caleigh"},{"family":"Yu","given":"David"},{"family":"Zamecnik","given":"Colin"},{"family":"Bair","given":"Rebecca"},{"family":"Vazquez","given":"Sara E."},{"family":"Sunshine","given":"Sara"},{"family":"Abram","given":"Clare L."},{"family":"Lowell","given":"Clifford A."},{"family":"Rizzuto","given":"Gabrielle"},{"family":"Wilson","given":"Michael R."},{"family":"Zikherman","given":"Julie"},{"family":"Anderson","given":"Mark S."},{"family":"DeRisi","given":"Joseph L."}],"accessed":{"date-parts":[["2023",4,17]]},"issued":{"date-parts":[["2023",4,7]]}}}],"schema":"https://github.com/citation-style-language/schema/raw/master/csl-citation.json"} </w:instrText>
      </w:r>
      <w:r w:rsidR="008E64A7">
        <w:rPr>
          <w:rFonts w:ascii="Arial" w:hAnsi="Arial" w:cs="Arial"/>
          <w:sz w:val="22"/>
          <w:szCs w:val="22"/>
        </w:rPr>
        <w:fldChar w:fldCharType="separate"/>
      </w:r>
      <w:r w:rsidR="008E64A7" w:rsidRPr="008E64A7">
        <w:rPr>
          <w:rFonts w:ascii="Arial" w:hAnsi="Arial" w:cs="Arial"/>
          <w:kern w:val="0"/>
          <w:sz w:val="22"/>
          <w:vertAlign w:val="superscript"/>
        </w:rPr>
        <w:t>19–21,49–53</w:t>
      </w:r>
      <w:r w:rsidR="008E64A7">
        <w:rPr>
          <w:rFonts w:ascii="Arial" w:hAnsi="Arial" w:cs="Arial"/>
          <w:sz w:val="22"/>
          <w:szCs w:val="22"/>
        </w:rPr>
        <w:fldChar w:fldCharType="end"/>
      </w:r>
    </w:p>
    <w:p w14:paraId="7DB78A77" w14:textId="77777777" w:rsidR="00A16AB3" w:rsidRPr="00F32498" w:rsidRDefault="00A16AB3" w:rsidP="00A16AB3">
      <w:pPr>
        <w:rPr>
          <w:rFonts w:ascii="Arial" w:hAnsi="Arial" w:cs="Arial"/>
          <w:b/>
          <w:bCs/>
          <w:sz w:val="22"/>
          <w:szCs w:val="22"/>
        </w:rPr>
      </w:pPr>
      <w:r w:rsidRPr="00B71C38">
        <w:rPr>
          <w:rFonts w:ascii="Arial" w:hAnsi="Arial" w:cs="Arial"/>
          <w:noProof/>
          <w:sz w:val="22"/>
          <w:szCs w:val="22"/>
          <w:vertAlign w:val="subscript"/>
        </w:rPr>
        <w:lastRenderedPageBreak/>
        <w:drawing>
          <wp:inline distT="0" distB="0" distL="0" distR="0" wp14:anchorId="4C9EE992" wp14:editId="0FDE0F77">
            <wp:extent cx="6830704" cy="3007995"/>
            <wp:effectExtent l="0" t="0" r="1905" b="190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rotWithShape="1">
                    <a:blip r:embed="rId4">
                      <a:extLst>
                        <a:ext uri="{28A0092B-C50C-407E-A947-70E740481C1C}">
                          <a14:useLocalDpi xmlns:a14="http://schemas.microsoft.com/office/drawing/2010/main" val="0"/>
                        </a:ext>
                      </a:extLst>
                    </a:blip>
                    <a:srcRect l="488" t="1470"/>
                    <a:stretch/>
                  </pic:blipFill>
                  <pic:spPr bwMode="auto">
                    <a:xfrm>
                      <a:off x="0" y="0"/>
                      <a:ext cx="6869349" cy="3025013"/>
                    </a:xfrm>
                    <a:prstGeom prst="rect">
                      <a:avLst/>
                    </a:prstGeom>
                    <a:ln>
                      <a:noFill/>
                    </a:ln>
                    <a:extLst>
                      <a:ext uri="{53640926-AAD7-44D8-BBD7-CCE9431645EC}">
                        <a14:shadowObscured xmlns:a14="http://schemas.microsoft.com/office/drawing/2010/main"/>
                      </a:ext>
                    </a:extLst>
                  </pic:spPr>
                </pic:pic>
              </a:graphicData>
            </a:graphic>
          </wp:inline>
        </w:drawing>
      </w:r>
    </w:p>
    <w:p w14:paraId="0547EE5F" w14:textId="77777777" w:rsidR="00A16AB3" w:rsidRDefault="00A16AB3" w:rsidP="00A16AB3">
      <w:pPr>
        <w:rPr>
          <w:rFonts w:ascii="Arial" w:hAnsi="Arial" w:cs="Arial"/>
          <w:i/>
          <w:sz w:val="22"/>
          <w:szCs w:val="22"/>
        </w:rPr>
      </w:pPr>
    </w:p>
    <w:p w14:paraId="33905ECC" w14:textId="77777777" w:rsidR="00A16AB3" w:rsidRPr="00E7096B" w:rsidRDefault="00A16AB3" w:rsidP="00A16AB3">
      <w:pPr>
        <w:rPr>
          <w:rFonts w:ascii="Arial" w:hAnsi="Arial" w:cs="Arial"/>
          <w:sz w:val="22"/>
          <w:szCs w:val="22"/>
        </w:rPr>
      </w:pPr>
      <w:r w:rsidRPr="00E7096B">
        <w:rPr>
          <w:rFonts w:ascii="Arial" w:hAnsi="Arial" w:cs="Arial"/>
          <w:b/>
          <w:bCs/>
          <w:sz w:val="22"/>
          <w:szCs w:val="22"/>
        </w:rPr>
        <w:t>Identification of Anti-Medin Autoantibodies in GCA:</w:t>
      </w:r>
      <w:r w:rsidRPr="00E7096B">
        <w:rPr>
          <w:rFonts w:ascii="Arial" w:hAnsi="Arial" w:cs="Arial"/>
          <w:sz w:val="22"/>
          <w:szCs w:val="22"/>
        </w:rPr>
        <w:t xml:space="preserve"> </w:t>
      </w:r>
    </w:p>
    <w:p w14:paraId="449178FF" w14:textId="77777777" w:rsidR="00A16AB3" w:rsidRDefault="00A16AB3" w:rsidP="00A16AB3">
      <w:pPr>
        <w:rPr>
          <w:rFonts w:ascii="Arial" w:hAnsi="Arial" w:cs="Arial"/>
          <w:sz w:val="22"/>
          <w:szCs w:val="22"/>
        </w:rPr>
      </w:pPr>
      <w:r w:rsidRPr="00F32498">
        <w:rPr>
          <w:rFonts w:ascii="Arial" w:hAnsi="Arial" w:cs="Arial"/>
          <w:sz w:val="22"/>
          <w:szCs w:val="22"/>
        </w:rPr>
        <w:t>I applied PhIP-seq to a large vasculitis cohort (</w:t>
      </w:r>
      <w:r w:rsidRPr="00F32498">
        <w:rPr>
          <w:rFonts w:ascii="Arial" w:hAnsi="Arial" w:cs="Arial"/>
          <w:b/>
          <w:sz w:val="22"/>
          <w:szCs w:val="22"/>
        </w:rPr>
        <w:t>discovery cohort</w:t>
      </w:r>
      <w:r w:rsidRPr="00F32498">
        <w:rPr>
          <w:rFonts w:ascii="Arial" w:hAnsi="Arial" w:cs="Arial"/>
          <w:sz w:val="22"/>
          <w:szCs w:val="22"/>
        </w:rPr>
        <w:t xml:space="preserve">, Table 1), alongside age-matched controls, to identify GCA-specific autoantibodies. Using a stringent statistical approach, I identified a </w:t>
      </w:r>
      <w:r w:rsidRPr="00F32498">
        <w:rPr>
          <w:rFonts w:ascii="Arial" w:hAnsi="Arial" w:cs="Arial"/>
          <w:sz w:val="22"/>
          <w:szCs w:val="22"/>
          <w:u w:val="single"/>
        </w:rPr>
        <w:t>disease-specific autoantibody signature in 5% of GCA patients, with antibodies targeting overlapping peptide fragments of MFGE8</w:t>
      </w:r>
      <w:r w:rsidRPr="00F32498">
        <w:rPr>
          <w:rFonts w:ascii="Arial" w:hAnsi="Arial" w:cs="Arial"/>
          <w:sz w:val="22"/>
          <w:szCs w:val="22"/>
        </w:rPr>
        <w:t xml:space="preserve"> (Figure 1C). Notably, these fragments correspond specifically to </w:t>
      </w:r>
      <w:r w:rsidRPr="00F32498">
        <w:rPr>
          <w:rFonts w:ascii="Arial" w:hAnsi="Arial" w:cs="Arial"/>
          <w:b/>
          <w:sz w:val="22"/>
          <w:szCs w:val="22"/>
        </w:rPr>
        <w:t>medin</w:t>
      </w:r>
      <w:r w:rsidRPr="00F32498">
        <w:rPr>
          <w:rFonts w:ascii="Arial" w:hAnsi="Arial" w:cs="Arial"/>
          <w:sz w:val="22"/>
          <w:szCs w:val="22"/>
        </w:rPr>
        <w:t xml:space="preserve">, a peptide cleaved from MFGE8 that forms amyloid deposits in arterial tissue (Fig 1B). Anti-medin autoantibodies are not present in healthy controls or other vasculitis samples (except one patient with Takayasu’s Arteritis, another form of large-vessel vasculitis) (Fig 1C). Further validation using </w:t>
      </w:r>
      <w:proofErr w:type="spellStart"/>
      <w:r w:rsidRPr="00F32498">
        <w:rPr>
          <w:rFonts w:ascii="Arial" w:hAnsi="Arial" w:cs="Arial"/>
          <w:sz w:val="22"/>
          <w:szCs w:val="22"/>
        </w:rPr>
        <w:t>PhageDB</w:t>
      </w:r>
      <w:proofErr w:type="spellEnd"/>
      <w:r w:rsidRPr="00F32498">
        <w:rPr>
          <w:rFonts w:ascii="Arial" w:hAnsi="Arial" w:cs="Arial"/>
          <w:sz w:val="22"/>
          <w:szCs w:val="22"/>
        </w:rPr>
        <w:t xml:space="preserve">, an internal DeRisi Lab database of 60,194 PhIP-seq samples, confirmed that medin autoantibodies are highly specific to GCA. </w:t>
      </w:r>
    </w:p>
    <w:p w14:paraId="1BDBB404" w14:textId="77777777" w:rsidR="00A16AB3" w:rsidRDefault="00A16AB3" w:rsidP="00A16AB3">
      <w:pPr>
        <w:rPr>
          <w:rFonts w:ascii="Arial" w:hAnsi="Arial" w:cs="Arial"/>
          <w:sz w:val="22"/>
          <w:szCs w:val="22"/>
        </w:rPr>
      </w:pPr>
    </w:p>
    <w:p w14:paraId="5695CE13" w14:textId="77777777" w:rsidR="00A16AB3" w:rsidRPr="00F32498" w:rsidRDefault="00A16AB3" w:rsidP="00A16AB3">
      <w:pPr>
        <w:rPr>
          <w:rFonts w:ascii="Arial" w:hAnsi="Arial" w:cs="Arial"/>
          <w:sz w:val="22"/>
          <w:szCs w:val="22"/>
        </w:rPr>
      </w:pPr>
      <w:r>
        <w:rPr>
          <w:rFonts w:ascii="Arial" w:hAnsi="Arial" w:cs="Arial"/>
          <w:sz w:val="22"/>
          <w:szCs w:val="22"/>
        </w:rPr>
        <w:t xml:space="preserve">While this autoantibody enrichment is only present in a small subset of patients via </w:t>
      </w:r>
      <w:proofErr w:type="spellStart"/>
      <w:r>
        <w:rPr>
          <w:rFonts w:ascii="Arial" w:hAnsi="Arial" w:cs="Arial"/>
          <w:sz w:val="22"/>
          <w:szCs w:val="22"/>
        </w:rPr>
        <w:t>PhIp</w:t>
      </w:r>
      <w:proofErr w:type="spellEnd"/>
      <w:r>
        <w:rPr>
          <w:rFonts w:ascii="Arial" w:hAnsi="Arial" w:cs="Arial"/>
          <w:sz w:val="22"/>
          <w:szCs w:val="22"/>
        </w:rPr>
        <w:t xml:space="preserve">-seq, I hypothesize we are </w:t>
      </w:r>
      <w:r w:rsidRPr="00B71C38">
        <w:rPr>
          <w:rFonts w:ascii="Arial" w:hAnsi="Arial" w:cs="Arial"/>
          <w:sz w:val="22"/>
          <w:szCs w:val="22"/>
          <w:u w:val="single"/>
        </w:rPr>
        <w:t>underestimating the prevalence of anti-medin autoantibodies in GCA</w:t>
      </w:r>
      <w:r>
        <w:rPr>
          <w:rFonts w:ascii="Arial" w:hAnsi="Arial" w:cs="Arial"/>
          <w:sz w:val="22"/>
          <w:szCs w:val="22"/>
        </w:rPr>
        <w:t xml:space="preserve">. PhIP-seq presents short peptides of full proteins on the head of T7 phage, thus it does not capture autoantibodies that bind that native, folded structure of proteins. I suspect this to be especially important in medin, a peptide that forms amyloid protein structures in its native environment. I will address this hypothesis in Aim 1 of this proposal. Despite the low seroprevalence found in my preliminary studies, </w:t>
      </w:r>
      <w:r>
        <w:rPr>
          <w:rFonts w:ascii="Arial" w:hAnsi="Arial" w:cs="Arial"/>
          <w:sz w:val="22"/>
          <w:szCs w:val="22"/>
          <w:u w:val="single"/>
        </w:rPr>
        <w:t>t</w:t>
      </w:r>
      <w:r w:rsidRPr="00F32498">
        <w:rPr>
          <w:rFonts w:ascii="Arial" w:hAnsi="Arial" w:cs="Arial"/>
          <w:sz w:val="22"/>
          <w:szCs w:val="22"/>
          <w:u w:val="single"/>
        </w:rPr>
        <w:t>he strong and selective immune response to medin suggests it may be an immunoreactive antigen in GCA, offering new insights into disease pathogenesis</w:t>
      </w:r>
      <w:r w:rsidRPr="00F32498">
        <w:rPr>
          <w:rFonts w:ascii="Arial" w:hAnsi="Arial" w:cs="Arial"/>
          <w:sz w:val="22"/>
          <w:szCs w:val="22"/>
        </w:rPr>
        <w:t xml:space="preserve">. </w:t>
      </w:r>
    </w:p>
    <w:p w14:paraId="4C0F99D3" w14:textId="77777777" w:rsidR="00A16AB3" w:rsidRPr="00F32498" w:rsidRDefault="00A16AB3" w:rsidP="00A16AB3">
      <w:pPr>
        <w:rPr>
          <w:rFonts w:ascii="Arial" w:hAnsi="Arial" w:cs="Arial"/>
          <w:sz w:val="22"/>
          <w:szCs w:val="22"/>
          <w:u w:val="single"/>
        </w:rPr>
      </w:pPr>
    </w:p>
    <w:p w14:paraId="0D8D1536" w14:textId="38D2CCB1" w:rsidR="00A16AB3" w:rsidRDefault="00A16AB3" w:rsidP="00A16AB3">
      <w:pPr>
        <w:rPr>
          <w:rFonts w:ascii="Arial" w:hAnsi="Arial" w:cs="Arial"/>
          <w:sz w:val="22"/>
          <w:szCs w:val="22"/>
        </w:rPr>
      </w:pPr>
      <w:r w:rsidRPr="00E7096B">
        <w:rPr>
          <w:rFonts w:ascii="Arial" w:hAnsi="Arial" w:cs="Arial"/>
          <w:b/>
          <w:sz w:val="22"/>
          <w:szCs w:val="22"/>
        </w:rPr>
        <w:t>Evidence supporting medin’s role in GCA</w:t>
      </w:r>
      <w:r w:rsidRPr="00F32498">
        <w:rPr>
          <w:rFonts w:ascii="Arial" w:hAnsi="Arial" w:cs="Arial"/>
          <w:sz w:val="22"/>
          <w:szCs w:val="22"/>
        </w:rPr>
        <w:t xml:space="preserve">: </w:t>
      </w:r>
      <w:r w:rsidRPr="00DD3C83">
        <w:rPr>
          <w:rFonts w:ascii="Arial" w:hAnsi="Arial" w:cs="Arial"/>
          <w:sz w:val="22"/>
          <w:szCs w:val="22"/>
        </w:rPr>
        <w:t>Aging disrupts protein homeostasis, leading to protein misfolding and the accumulation of amyloid fibrils such as medin</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{"citationID":"II44pK6G","properties":{"formattedCitation":"\\super 54\\nosupersub{}","plainCitation":"54","noteIndex":0},"citationItems":[{"id":1907,"uris":["http://zotero.org/users/10812369/items/7JEK9C8W"],"itemData":{"id":1907,"type":"article-journal","abstract":"Ageing is a major risk factor for the development of many diseases, prominently including neurodegenerative disorders such as Alzheimer disease and Parkinson disease. A hallmark of many age-r elated diseases is the dysfunction in protein homeostasis (proteostasis), leading to the accumulation of protein aggregates. In healthy cells, a complex proteostasis network , comprising molecular chaperones and proteolytic machineries and their regulators, operates to ensure the maintenance of proteostasis. These factors coordinate protein synthesis with polypeptide folding, the conservation of protein conformation and protein degradation. However, sustaining proteome balance is a challenging task in the face of various external and endogenous stresses that accumulate during ageing. These stresses lead to the decline of proteostasis network capacity and proteome integrity. The resulting accumulation of misfolded and aggregated proteins affects, in particular, postmitotic cell types such as neurons, manifesting in disease. Recent analyses of proteome-w ide changes that occur during ageing inform strategies to improve proteostasis. The possibilities of pharmacological augmentation of the capacity of proteostasis networks hold great promise for delaying the onset of age-r elated pathologies associated with proteome deterioration and for extending healthspan.","container-title":"Nature Reviews Molecular Cell Biology","DOI":"10.1038/s41580-019-0101-y","ISSN":"1471-0072, 1471-0080","issue":"7","journalAbbreviation":"Nat Rev Mol Cell Biol","language":"en","page":"421-435","source":"DOI.org (Crossref)","title":"The proteostasis network and its decline in ageing","volume":"20","author":[{"family":"Hipp","given":"Mark S."},{"family":"Kasturi","given":"Prasad"},{"family":"Hartl","given":"F. Ulrich"}],"issued":{"date-parts":[["2019",7]]}}}],"schema":"https://github.com/citation-style-language/schema/raw/master/csl-citation.json"}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54</w:t>
      </w:r>
      <w:r w:rsidR="00E43B45">
        <w:rPr>
          <w:rFonts w:ascii="Arial" w:hAnsi="Arial" w:cs="Arial"/>
          <w:sz w:val="22"/>
          <w:szCs w:val="22"/>
        </w:rPr>
        <w:fldChar w:fldCharType="end"/>
      </w:r>
      <w:r>
        <w:rPr>
          <w:rFonts w:ascii="Arial" w:hAnsi="Arial" w:cs="Arial"/>
          <w:sz w:val="22"/>
          <w:szCs w:val="22"/>
        </w:rPr>
        <w:t>. In fact, medin is believed to be t</w:t>
      </w:r>
      <w:r w:rsidRPr="00DD3C83">
        <w:rPr>
          <w:rFonts w:ascii="Arial" w:hAnsi="Arial" w:cs="Arial"/>
          <w:sz w:val="22"/>
          <w:szCs w:val="22"/>
        </w:rPr>
        <w:t>he most common human amyloid, found exclusively in individuals over 50 and increasing with age</w:t>
      </w:r>
      <w:r w:rsidR="00E43B45">
        <w:rPr>
          <w:rFonts w:ascii="Arial" w:hAnsi="Arial" w:cs="Arial"/>
          <w:sz w:val="22"/>
          <w:szCs w:val="22"/>
        </w:rPr>
        <w:fldChar w:fldCharType="begin"/>
      </w:r>
      <w:r w:rsidR="00E43B45">
        <w:rPr>
          <w:rFonts w:ascii="Arial" w:hAnsi="Arial" w:cs="Arial"/>
          <w:sz w:val="22"/>
          <w:szCs w:val="22"/>
        </w:rPr>
        <w:instrText xml:space="preserve"> ADDIN ZOTERO_TEMP </w:instrText>
      </w:r>
      <w:r w:rsidR="00E43B45">
        <w:rPr>
          <w:rFonts w:ascii="Arial" w:hAnsi="Arial" w:cs="Arial"/>
          <w:sz w:val="22"/>
          <w:szCs w:val="22"/>
        </w:rPr>
        <w:fldChar w:fldCharType="separate"/>
      </w:r>
      <w:r w:rsidR="00E43B45" w:rsidRPr="00E43B45">
        <w:rPr>
          <w:rFonts w:ascii="Arial" w:hAnsi="Arial" w:cs="Arial"/>
          <w:kern w:val="0"/>
          <w:sz w:val="22"/>
          <w:vertAlign w:val="superscript"/>
        </w:rPr>
        <w:t>23,24</w:t>
      </w:r>
      <w:r w:rsidR="00E43B45">
        <w:rPr>
          <w:rFonts w:ascii="Arial" w:hAnsi="Arial" w:cs="Arial"/>
          <w:sz w:val="22"/>
          <w:szCs w:val="22"/>
        </w:rPr>
        <w:fldChar w:fldCharType="end"/>
      </w:r>
      <w:r w:rsidR="00E43B45">
        <w:rPr>
          <w:rFonts w:ascii="Arial" w:hAnsi="Arial" w:cs="Arial"/>
          <w:sz w:val="22"/>
          <w:szCs w:val="22"/>
        </w:rPr>
        <w:t xml:space="preserve">. </w:t>
      </w:r>
      <w:r w:rsidRPr="00DD3C83">
        <w:rPr>
          <w:rFonts w:ascii="Arial" w:hAnsi="Arial" w:cs="Arial"/>
          <w:sz w:val="22"/>
          <w:szCs w:val="22"/>
        </w:rPr>
        <w:t>Medin aggregates specifically in the medial layer of large arteries</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{"citationID":"prspxqqH","properties":{"formattedCitation":"\\super 23,24\\nosupersub{}","plainCitation":"23,24","noteIndex":0},"citationItems":[{"id":1832,"uris":["http://zotero.org/users/10812369/items/R5DQF82S"],"itemData":{"id":1832,"type":"article-journal","language":"en","source":"Zotero","title":"Evidence for Two Distinct Forms of Localized Deposits","author":[{"family":"Mucchiano","given":"Gerd"},{"family":"Westermark","given":"Per"}]},"label":"page"},{"id":1243,"uris":["http://zotero.org/users/10812369/items/RE3U9TAK"],"itemData":{"id":1243,"type":"article-journal","abstract":"Aortic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O."},{"family":"Nordstedt","given":"Christer"},{"family":"Engström","given":"Ulla"},{"family":"Westermark","given":"Per"}],"issued":{"date-parts":[["1999",7,20]]}},"label":"page"}],"schema":"https://github.com/citation-style-language/schema/raw/master/csl-citation.json"}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23,24</w:t>
      </w:r>
      <w:r w:rsidR="00E43B45">
        <w:rPr>
          <w:rFonts w:ascii="Arial" w:hAnsi="Arial" w:cs="Arial"/>
          <w:sz w:val="22"/>
          <w:szCs w:val="22"/>
        </w:rPr>
        <w:fldChar w:fldCharType="end"/>
      </w:r>
      <w:r w:rsidRPr="00DD3C83">
        <w:rPr>
          <w:rFonts w:ascii="Arial" w:hAnsi="Arial" w:cs="Arial"/>
          <w:sz w:val="22"/>
          <w:szCs w:val="22"/>
        </w:rPr>
        <w:t xml:space="preserve">, particularly along the </w:t>
      </w:r>
      <w:r>
        <w:rPr>
          <w:rFonts w:ascii="Arial" w:hAnsi="Arial" w:cs="Arial"/>
          <w:sz w:val="22"/>
          <w:szCs w:val="22"/>
        </w:rPr>
        <w:t>IEL</w:t>
      </w:r>
      <w:r w:rsidRPr="00DD3C83">
        <w:rPr>
          <w:rFonts w:ascii="Arial" w:hAnsi="Arial" w:cs="Arial"/>
          <w:sz w:val="22"/>
          <w:szCs w:val="22"/>
        </w:rPr>
        <w:t xml:space="preserve"> of temporal arteries</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{"citationID":"8utbgYiw","properties":{"formattedCitation":"\\super 26\\nosupersub{}","plainCitation":"26","noteIndex":0},"citationItems":[{"id":1210,"uris":["http://zotero.org/users/10812369/items/GT93HIBV"],"itemData":{"id":1210,"type":"article-journal","abstract":"Small amyloid deposits commonly occur along the internal elastic lamina of the temporal artery. In temporal artery biopsies from 22 patients with histological signs of giant cell arteritis and 25 without, amyloid deposits were found in 14 and 21 biopsies, respectively. Two speciﬁc peptide antisera show that this amyloid is identical to the recently identiﬁed medin-amyloid in the ageing aorta. On immunoelectron microscopy, the amyloid appeared topographically closely related to the elastic material. Furthermore, fragmented elastic material was often immunolabelled for medin and found to be engulfed by giant cells. Medin is an internal fragment of the larger precursor lactadherin and is presumably formed by speciﬁc enzymatic cleavage events. In situ hybridization showed that lactadherin is expressed locally by smooth muscle cells of the temporal artery. Given the potential role of lactadherin as a mediator for the adhesion of cells, including macrophages, to other cells or surfaces, lactadherin or its fragment medin may be important in the inﬂammatory process in giant cell arteritis. Copyright # 2001 John Wiley &amp; Sons, Ltd.","container-title":"The Journal of Pathology","DOI":"10.1002/path.1014","ISSN":"0022-3417, 1096-9896","issue":"1","journalAbbreviation":"The Journal of Pathology","language":"en","page":"91-96","source":"DOI.org (Crossref)","title":"Medin and medin</w:instrText>
      </w:r>
      <w:r w:rsidR="00E43B45">
        <w:rPr>
          <w:rFonts w:ascii="Cambria Math" w:hAnsi="Cambria Math" w:cs="Cambria Math"/>
          <w:sz w:val="22"/>
          <w:szCs w:val="22"/>
        </w:rPr>
        <w:instrText>‐</w:instrText>
      </w:r>
      <w:r w:rsidR="00E43B45">
        <w:rPr>
          <w:rFonts w:ascii="Arial" w:hAnsi="Arial" w:cs="Arial"/>
          <w:sz w:val="22"/>
          <w:szCs w:val="22"/>
        </w:rPr>
        <w:instrText>amyloid in ageing inflamed and non</w:instrText>
      </w:r>
      <w:r w:rsidR="00E43B45">
        <w:rPr>
          <w:rFonts w:ascii="Cambria Math" w:hAnsi="Cambria Math" w:cs="Cambria Math"/>
          <w:sz w:val="22"/>
          <w:szCs w:val="22"/>
        </w:rPr>
        <w:instrText>‐</w:instrText>
      </w:r>
      <w:r w:rsidR="00E43B45">
        <w:rPr>
          <w:rFonts w:ascii="Arial" w:hAnsi="Arial" w:cs="Arial"/>
          <w:sz w:val="22"/>
          <w:szCs w:val="22"/>
        </w:rPr>
        <w:instrText xml:space="preserve">inflamed temporal arteries","volume":"196","author":[{"family":"Peng","given":"Siwei"},{"family":"Westermark","given":"Gunilla T."},{"family":"Näslund","given":"Jan"},{"family":"Häggqvist","given":"Bo"},{"family":"Glennert","given":"Johanna"},{"family":"Westermark","given":"Per"}],"issued":{"date-parts":[["2002",1]]}}}],"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26</w:t>
      </w:r>
      <w:r w:rsidR="00E43B45">
        <w:rPr>
          <w:rFonts w:ascii="Arial" w:hAnsi="Arial" w:cs="Arial"/>
          <w:sz w:val="22"/>
          <w:szCs w:val="22"/>
        </w:rPr>
        <w:fldChar w:fldCharType="end"/>
      </w:r>
      <w:r w:rsidRPr="00DD3C83">
        <w:rPr>
          <w:rFonts w:ascii="Arial" w:hAnsi="Arial" w:cs="Arial"/>
          <w:sz w:val="22"/>
          <w:szCs w:val="22"/>
        </w:rPr>
        <w:t>, mirroring the distribution of GCA inflammation</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{"citationID":"9q8X9Yh2","properties":{"formattedCitation":"\\super 5\\nosupersub{}","plainCitation":"5","noteIndex":0},"citationItems":[{"id":1922,"uris":["http://zotero.org/users/10812369/items/YBZ6AUE7"],"itemData":{"id":1922,"type":"article-journal","container-title":"The Lancet Rheumatology","DOI":"10.1016/S2665-9913(23)00300-4","ISSN":"26659913","issue":"6","journalAbbreviation":"The Lancet Rheumatology","language":"en","page":"e397-e408","source":"DOI.org (Crossref)","title":"Large vessel giant cell arteritis","volume":"6","author":[{"family":"Van Der Geest","given":"Kornelis S M"},{"family":"Sandovici","given":"Maria"},{"family":"Bley","given":"Thorsten A"},{"family":"Stone","given":"James R"},{"family":"Slart","given":"Riemer H J A"},{"family":"Brouwer","given":"Elisabeth"}],"issued":{"date-parts":[["2024",6]]}}}],"schema":"https://github.com/citation-style-language/schema/raw/master/csl-citation.json"}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5</w:t>
      </w:r>
      <w:r w:rsidR="00E43B45">
        <w:rPr>
          <w:rFonts w:ascii="Arial" w:hAnsi="Arial" w:cs="Arial"/>
          <w:sz w:val="22"/>
          <w:szCs w:val="22"/>
        </w:rPr>
        <w:fldChar w:fldCharType="end"/>
      </w:r>
      <w:r w:rsidRPr="00DD3C83">
        <w:rPr>
          <w:rFonts w:ascii="Arial" w:hAnsi="Arial" w:cs="Arial"/>
          <w:sz w:val="22"/>
          <w:szCs w:val="22"/>
        </w:rPr>
        <w:t>. This pattern also aligns with immunoglobulin and complement deposition observed in GCA lesions</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{"citationID":"kONybaV1","properties":{"formattedCitation":"\\super 14\\uc0\\u8211{}16\\nosupersub{}","plainCitation":"14–16","noteIndex":0},"citationItems":[{"id":1665,"uris":["http://zotero.org/users/10812369/items/UY7CSTLB"],"itemData":{"id":1665,"type":"article-journal","container-title":"Annals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D."}],"issued":{"date-parts":[["1989",7]]}},"label":"page"}],"schema":"https://github.com/citation-style-language/schema/raw/master/csl-citation.json"}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14–16</w:t>
      </w:r>
      <w:r w:rsidR="00E43B45">
        <w:rPr>
          <w:rFonts w:ascii="Arial" w:hAnsi="Arial" w:cs="Arial"/>
          <w:sz w:val="22"/>
          <w:szCs w:val="22"/>
        </w:rPr>
        <w:fldChar w:fldCharType="end"/>
      </w:r>
      <w:r w:rsidRPr="00DD3C83">
        <w:rPr>
          <w:rFonts w:ascii="Arial" w:hAnsi="Arial" w:cs="Arial"/>
          <w:sz w:val="22"/>
          <w:szCs w:val="22"/>
        </w:rPr>
        <w:t>.</w:t>
      </w:r>
      <w:r>
        <w:rPr>
          <w:rFonts w:ascii="Arial" w:hAnsi="Arial" w:cs="Arial"/>
          <w:sz w:val="22"/>
          <w:szCs w:val="22"/>
        </w:rPr>
        <w:t xml:space="preserve"> </w:t>
      </w:r>
      <w:r w:rsidRPr="00DD3C83">
        <w:rPr>
          <w:rFonts w:ascii="Arial" w:hAnsi="Arial" w:cs="Arial"/>
          <w:sz w:val="22"/>
          <w:szCs w:val="22"/>
        </w:rPr>
        <w:t>MGCs, the hallmark of temporal arteritis, are commonly associated with amyloid pathology</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{"citationID":"NntorQsH","properties":{"formattedCitation":"\\super 55\\uc0\\u8211{}58\\nosupersub{}","plainCitation":"55–58","noteIndex":0},"citationItems":[{"id":1743,"uris":["http://zotero.org/users/10812369/items/ZWM3QEEC"],"itemData":{"id":1743,"type":"article-journal","abstract":"AL-amyloidosis is one of the most common amyloidoses and can befound in a localized and a systemicform. The precursorprotein is an immunoglobulinlight chain which as AL-protein in both localized andsystemic AL-amyloidosis shows thesamepattern ofpagmentation and changesof primary structure. In this work it is shown that that there is a difference between localized and systemic amyloidosis in respect to accompanying giant cells which constzIntly are found associated with amyloid deposits in localized ALamyloidosis. In addition, giant cells were found together with amyloid deposits in lymph nodes of some cases of systemic AL-amyloidosis. Based on theseJindings and electron microscopic studies, it is discussed whether the giant cells activelyparticipate in amyloidjbvil formation by uptake and modificationof theprecursorprotein or the giant cells are part of a foreign body reaction. Included in this work are two new cases of localized lung (W)and ureteric (rd) AL-amyloidosis.","container-title":"Amyloid","DOI":"10.3109/13506129909007308","ISSN":"1350-6129, 1744-2818","issue":"2","journalAbbreviation":"Amyloid","language":"en","page":"89-97","source":"DOI.org (Crossref)","title":"What is the role of giant cells in AL-amyloidosis?","volume":"6","author":[{"family":"Olsen","given":"Karen Ege"},{"family":"Sletten","given":"Knut"},{"family":"Sandgren","given":"Ola"},{"family":"Olsson","given":"Hans"},{"family":"Myrvo","given":"Kristina"},{"family":"Westermark","given":"Per"}],"issued":{"date-parts":[["1999",1]]}}},{"id":1961,"uris":["http://zotero.org/users/10812369/items/6YUYDBGA"],"itemData":{"id":1961,"type":"article-journal","abstract":"Abstract\n            Primary systemic amyloidosis may present with features suggesting a vasculitis, including giant cell arteritis (GCA) and polymyalgia rheumatica (PMR). In this report, we describe the clinical characteristics, temporal artery biopsy findings, and the response of vascular and musculoskeletal symptoms to corticosteroid therapy in 4 patients with primary systemic amyloidosis who presented with manifestations of GCA or PMR.","container-title":"Arthritis &amp; Rheumatism","DOI":"10.1002/art.1780371111","ISSN":"0004-3591, 1529-0131","issue":"11","journalAbbreviation":"Arthritis &amp; Rheumatism","language":"en","license":"http://onlinelibrary.wiley.com/termsAndConditions#vor","page":"1621-1626","source":"DOI.org (Crossref)","title":"Primary systemic amyloidosis presenting as giant cell arteritis and polymyalgia rheumatica","volume":"37","author":[{"family":"Salvarani","given":"Carlo"},{"family":"Gabriel","given":"Sherine E."},{"family":"Gertz","given":"Morie A."},{"family":"Bjornsson","given":"Johannes"},{"family":"Li","given":"Chin</w:instrText>
      </w:r>
      <w:r w:rsidR="00E43B45">
        <w:rPr>
          <w:rFonts w:ascii="Cambria Math" w:hAnsi="Cambria Math" w:cs="Cambria Math"/>
          <w:sz w:val="22"/>
          <w:szCs w:val="22"/>
        </w:rPr>
        <w:instrText>‐</w:instrText>
      </w:r>
      <w:r w:rsidR="00E43B45">
        <w:rPr>
          <w:rFonts w:ascii="Arial" w:hAnsi="Arial" w:cs="Arial"/>
          <w:sz w:val="22"/>
          <w:szCs w:val="22"/>
        </w:rPr>
        <w:instrText xml:space="preserve">Yang"},{"family":"Hunder","given":"Gene G."}],"issued":{"date-parts":[["1994",11]]}}},{"id":1957,"uris":["http://zotero.org/users/10812369/items/QBVV9LN6"],"itemData":{"id":1957,"type":"article-journal","container-title":"Human Pathology","DOI":"10.1016/S0046-8177(97)90196-9","ISSN":"00468177","issue":"11","journalAbbreviation":"Human Pathology","language":"en","license":"https://www.elsevier.com/tdm/userlicense/1.0/","page":"1237-1246","source":"DOI.org (Crossref)","title":"Giant cell arteritis in association with cerebral amyloid angiopathy: Immunohistochemical and molecular studies","title-short":"Giant cell arteritis in association with cerebral amyloid angiopathy","volume":"28","author":[{"family":"Anders","given":"Karl H"},{"family":"Wang","given":"Zhen Zhen"},{"family":"Kornfeld","given":"Mario"},{"family":"Gray","given":"Francoise"},{"family":"Soontornniyomkij","given":"Virawudh"},{"family":"Reed","given":"Lee A"},{"family":"Hart","given":"Michael N"},{"family":"Menchine","given":"Michael"},{"family":"Secor","given":"Diana Lenard"},{"family":"Vinters","given":"Harry V"}],"issued":{"date-parts":[["1997",11]]}}},{"id":1962,"uris":["http://zotero.org/users/10812369/items/CSW9HPSC"],"itemData":{"id":1962,"type":"article-journal","abstract":"Abstract\n            Amyloidoma (localized tumorlike amyloidosis) in the soft tissues is rare. We present an instructive case of recurrent amyloidoma in the soft tissue of the ankle in a 45-year-old man with multiple surgical procedures and chronic osteomyelitis of the underlying bones. The lesion evaded diagnosis because of a florid giant cell reaction that led to various misdiagnoses, including giant cell tumor of tendon sheath, foreign body reaction secondary to surgery, and pseudogout. This case demonstrates the importance of considering the possibility of amyloidoma when a giant cell–rich lesion is encountered in the soft tissues.","container-title":"Archives of Pathology &amp; Laboratory Medicine","DOI":"10.5858/2003-127-1609-RAOSTW","ISSN":"1543-2165, 0003-9985","issue":"12","language":"en","page":"1609-1611","source":"DOI.org (Crossref)","title":"Recurrent Amyloidoma of Soft Tissue With Exuberant Giant Cell Reaction","volume":"127","author":[{"family":"Mukhopadhyay","given":"Sanjay"},{"family":"Damron","given":"Timothy A."},{"family":"Valente","given":"Alfredo L."}],"issued":{"date-parts":[["2003",12,1]]}}}],"schema":"https://github.com/citation-style-language/schema/raw/master/csl-citation.json"}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55–58</w:t>
      </w:r>
      <w:r w:rsidR="00E43B45">
        <w:rPr>
          <w:rFonts w:ascii="Arial" w:hAnsi="Arial" w:cs="Arial"/>
          <w:sz w:val="22"/>
          <w:szCs w:val="22"/>
        </w:rPr>
        <w:fldChar w:fldCharType="end"/>
      </w:r>
      <w:r w:rsidRPr="00DD3C83">
        <w:rPr>
          <w:rFonts w:ascii="Arial" w:hAnsi="Arial" w:cs="Arial"/>
          <w:sz w:val="22"/>
          <w:szCs w:val="22"/>
        </w:rPr>
        <w:t xml:space="preserve">.  In patients with GCA, medin amyloid is phagocytosed by </w:t>
      </w:r>
      <w:r>
        <w:rPr>
          <w:rFonts w:ascii="Arial" w:hAnsi="Arial" w:cs="Arial"/>
          <w:sz w:val="22"/>
          <w:szCs w:val="22"/>
        </w:rPr>
        <w:t>MGCs</w:t>
      </w:r>
      <w:r w:rsidR="00E43B45">
        <w:rPr>
          <w:rFonts w:ascii="Arial" w:hAnsi="Arial" w:cs="Arial"/>
          <w:sz w:val="22"/>
          <w:szCs w:val="22"/>
        </w:rPr>
        <w:fldChar w:fldCharType="begin"/>
      </w:r>
      <w:r w:rsidR="00E43B45">
        <w:rPr>
          <w:rFonts w:ascii="Arial" w:hAnsi="Arial" w:cs="Arial"/>
          <w:sz w:val="22"/>
          <w:szCs w:val="22"/>
        </w:rPr>
        <w:instrText xml:space="preserve"> ADDIN ZOTERO_ITEM CSL_CITATION {"citationID":"p2nnx38b","properties":{"formattedCitation":"\\super 26\\nosupersub{}","plainCitation":"26","noteIndex":0},"citationItems":[{"id":1210,"uris":["http://zotero.org/users/10812369/items/GT93HIBV"],"itemData":{"id":1210,"type":"article-journal","abstract":"Small amyloid deposits commonly occur along the internal elastic lamina of the temporal artery. In temporal artery biopsies from 22 patients with histological signs of giant cell arteritis and 25 without, amyloid deposits were found in 14 and 21 biopsies, respectively. Two speciﬁc peptide antisera show that this amyloid is identical to the recently identiﬁed medin-amyloid in the ageing aorta. On immunoelectron microscopy, the amyloid appeared topographically closely related to the elastic material. Furthermore, fragmented elastic material was often immunolabelled for medin and found to be engulfed by giant cells. Medin is an internal fragment of the larger precursor lactadherin and is presumably formed by speciﬁc enzymatic cleavage events. In situ hybridization showed that lactadherin is expressed locally by smooth muscle cells of the temporal artery. Given the potential role of lactadherin as a mediator for the adhesion of cells, including macrophages, to other cells or surfaces, lactadherin or its fragment medin may be important in the inﬂammatory process in giant cell arteritis. Copyright # 2001 John Wiley &amp; Sons, Ltd.","container-title":"The Journal of Pathology","DOI":"10.1002/path.1014","ISSN":"0022-3417, 1096-9896","issue":"1","journalAbbreviation":"The Journal of Pathology","language":"en","page":"91-96","source":"DOI.org (Crossref)","title":"Medin and medin</w:instrText>
      </w:r>
      <w:r w:rsidR="00E43B45">
        <w:rPr>
          <w:rFonts w:ascii="Cambria Math" w:hAnsi="Cambria Math" w:cs="Cambria Math"/>
          <w:sz w:val="22"/>
          <w:szCs w:val="22"/>
        </w:rPr>
        <w:instrText>‐</w:instrText>
      </w:r>
      <w:r w:rsidR="00E43B45">
        <w:rPr>
          <w:rFonts w:ascii="Arial" w:hAnsi="Arial" w:cs="Arial"/>
          <w:sz w:val="22"/>
          <w:szCs w:val="22"/>
        </w:rPr>
        <w:instrText>amyloid in ageing inflamed and non</w:instrText>
      </w:r>
      <w:r w:rsidR="00E43B45">
        <w:rPr>
          <w:rFonts w:ascii="Cambria Math" w:hAnsi="Cambria Math" w:cs="Cambria Math"/>
          <w:sz w:val="22"/>
          <w:szCs w:val="22"/>
        </w:rPr>
        <w:instrText>‐</w:instrText>
      </w:r>
      <w:r w:rsidR="00E43B45">
        <w:rPr>
          <w:rFonts w:ascii="Arial" w:hAnsi="Arial" w:cs="Arial"/>
          <w:sz w:val="22"/>
          <w:szCs w:val="22"/>
        </w:rPr>
        <w:instrText xml:space="preserve">inflamed temporal arteries","volume":"196","author":[{"family":"Peng","given":"Siwei"},{"family":"Westermark","given":"Gunilla T."},{"family":"Näslund","given":"Jan"},{"family":"Häggqvist","given":"Bo"},{"family":"Glennert","given":"Johanna"},{"family":"Westermark","given":"Per"}],"issued":{"date-parts":[["2002",1]]}}}],"schema":"https://github.com/citation-style-language/schema/raw/master/csl-citation.json"} </w:instrText>
      </w:r>
      <w:r w:rsidR="00E43B45">
        <w:rPr>
          <w:rFonts w:ascii="Arial" w:hAnsi="Arial" w:cs="Arial"/>
          <w:sz w:val="22"/>
          <w:szCs w:val="22"/>
        </w:rPr>
        <w:fldChar w:fldCharType="separate"/>
      </w:r>
      <w:r w:rsidR="00E43B45" w:rsidRPr="00E43B45">
        <w:rPr>
          <w:rFonts w:ascii="Arial" w:hAnsi="Arial" w:cs="Arial"/>
          <w:kern w:val="0"/>
          <w:sz w:val="22"/>
          <w:vertAlign w:val="superscript"/>
        </w:rPr>
        <w:t>26</w:t>
      </w:r>
      <w:r w:rsidR="00E43B45">
        <w:rPr>
          <w:rFonts w:ascii="Arial" w:hAnsi="Arial" w:cs="Arial"/>
          <w:sz w:val="22"/>
          <w:szCs w:val="22"/>
        </w:rPr>
        <w:fldChar w:fldCharType="end"/>
      </w:r>
      <w:r>
        <w:rPr>
          <w:rFonts w:ascii="Arial" w:hAnsi="Arial" w:cs="Arial"/>
          <w:sz w:val="22"/>
          <w:szCs w:val="22"/>
        </w:rPr>
        <w:t xml:space="preserve">, </w:t>
      </w:r>
      <w:r w:rsidRPr="00DD3C83">
        <w:rPr>
          <w:rFonts w:ascii="Arial" w:hAnsi="Arial" w:cs="Arial"/>
          <w:sz w:val="22"/>
          <w:szCs w:val="22"/>
        </w:rPr>
        <w:t>which are specialized for clearing large targets like amyloid through antibody- and complement-mediated mechanisms</w:t>
      </w:r>
      <w:r w:rsidR="00E43B45">
        <w:rPr>
          <w:rFonts w:ascii="Arial" w:hAnsi="Arial" w:cs="Arial"/>
          <w:sz w:val="22"/>
          <w:szCs w:val="22"/>
        </w:rPr>
        <w:fldChar w:fldCharType="begin"/>
      </w:r>
      <w:r w:rsidR="007946C4">
        <w:rPr>
          <w:rFonts w:ascii="Arial" w:hAnsi="Arial" w:cs="Arial"/>
          <w:sz w:val="22"/>
          <w:szCs w:val="22"/>
        </w:rPr>
        <w:instrText xml:space="preserve"> ADDIN ZOTERO_ITEM CSL_CITATION {"citationID":"6p2wraEq","properties":{"formattedCitation":"\\super 59\\uc0\\u8211{}62\\nosupersub{}","plainCitation":"59–62","noteIndex":0},"citationItems":[{"id":1812,"uris":["http://zotero.org/users/10812369/items/2IEXKHYP"],"itemData":{"id":1812,"type":"article-journal","container-title":"Nature","DOI":"10.1038/nature09494","ISSN":"0028-0836, 1476-4687","issue":"7320","journalAbbreviation":"Nature","language":"en","license":"http://www.springer.com/tdm","page":"93-97","source":"DOI.org (Crossref)","title":"Antibodies to human serum amyloid P component eliminate visceral amyloid deposits","volume":"468","author":[{"family":"Bodin","given":"Karl"},{"family":"Ellmerich","given":"Stephan"},{"family":"Kahan","given":"Melvyn C."},{"family":"Tennent","given":"Glenys A."},{"family":"Loesch","given":"Andrzej"},{"family":"Gilbertson","given":"Janet A."},{"family":"Hutchinson","given":"Winston L."},{"family":"Mangione","given":"Palma P."},{"family":"Gallimore","given":"J. Ruth"},{"family":"Millar","given":"David J."},{"family":"Minogue","given":"Shane"},{"family":"Dhillon","given":"Amar P."},{"family":"Taylor","given":"Graham W."},{"family":"Bradwell","given":"Arthur R."},{"family":"Petrie","given":"Aviva"},{"family":"Gillmore","given":"Julian D."},{"family":"Bellotti","given":"Vittorio"},{"family":"Botto","given":"Marina"},{"family":"Hawkins","given":"Philip N."},{"family":"Pepys","given":"Mark B."}],"issued":{"date-parts":[["2010",11]]}}},{"id":1811,"uris":["http://zotero.org/users/10812369/items/N2MDUZBA"],"itemData":{"id":1811,"type":"article-journal","abstract":"BACKGROUND The amyloid fibril deposits that cause systemic amyloidosis always contain the nonfibrillar normal plasma protein, serum amyloid P component (SAP). The drug (R)-1-[6-[(R)-2-carboxy-pyrrolidin-1-yl]-6-oxo-hexanoyl]pyrrolidine-2-carboxylic acid (CPHPC) efficiently depletes SAP from the plasma but leaves some SAP in amyloid deposits that can be specifically targeted by therapeutic IgG anti-SAP antibodies. In murine amyloid A type amyloidosis, the binding of these antibodies to the residual SAP in amyloid deposits activates complement and triggers the rapid clearance of amyloid by macrophage-derived multinucleated giant cells.\nMETHODS We conducted an open-label, single-dose-escalation, phase 1 trial involving 15 patients with systemic amyloidosis. After first using CPHPC to deplete circulating SAP, we infused a fully humanized monoclonal IgG1 anti-SAP antibody. Patients with clinical evidence of cardiac involvement were not included for safety reasons. Organ function, inflammatory markers, and amyloid load were monitored.\nRESULTS There were no serious adverse events. Infusion reactions occurred in some of the initial recipients of larger doses of antibody; reactions were reduced by slowing the infusion rate for later patients. At 6 weeks, patients who had received a sufficient dose of antibody in relation to their amyloid load had decreased liver stiffness, as measured with the use of transient elastography. These patients also had improvements in liver function in association with a substantial reduction in hepatic amyloid load, as shown by means of SAP scintigraphy and measurement of extracellular volume by magnetic resonance imaging. A reduction in kidney amyloid load and shrinkage of an amyloid-laden lymph node were also observed.\nCONCLUSIONS Treatment with CPHPC followed by an anti-SAP antibody safely triggered clearance of amyloid deposits from the liver and some other tissues. (Funded by GlaxoSmithKline; ClinicalTrials.gov number, NCT01777243.)","container-title":"New England Journal of Medicine","DOI":"10.1056/NEJMoa1504942","ISSN":"0028-4793, 1533-4406","issue":"12","journalAbbreviation":"N Engl J Med","language":"en","page":"1106-1114","source":"DOI.org (Crossref)","title":"Therapeutic Clearance of Amyloid by Antibodies to Serum Amyloid P Component","volume":"373","author":[{"family":"Richards","given":"Duncan B."},{"family":"Cookson","given":"Louise M."},{"family":"Berges","given":"Alienor C."},{"family":"Barton","given":"Sharon V."},{"family":"Lane","given":"Thirusha"},{"family":"Ritter","given":"James M."},{"family":"Fontana","given":"Marianna"},{"family":"Moon","given":"James C."},{"family":"Pinzani","given":"Massimo"},{"family":"Gillmore","given":"Julian D."},{"family":"Hawkins","given":"Philip N."},{"family":"Pepys","given":"Mark B."}],"issued":{"date-parts":[["2015",9,17]]}}},{"id":1737,"uris":["http://zotero.org/users/10812369/items/76WFFRYX"],"itemData":{"id":1737,"type":"article-journal","abstract":"Multinucleated giant cells (MGCs) form by fusion of macrophages and are presumed to contribute to the removal of debris from tissues. In a systematic in vitro analysis, we show that IL-4-induced MGCs phagocytosed large and complement-opsonized materials more effectively than their unfused M2 macrophage precursors. MGC expression of complement receptor 4 (CR4) was increased, but it functioned primarily as an adhesion integrin. In contrast, although expression of CR3 was not increased, it became functionally activated during fusion and was located on the extensive membrane rufﬂes created by excess plasma membrane arising from macrophage fusion. The combination of increased membrane area and activated CR3 speciﬁcally equips MGCs to engulf large complement-coated targets. Moreover, we demonstrate these features in vivo in the recently described complement-dependent therapeutic elimination of systemic amyloid deposits by MGCs. MGCs are evidently more than the sum of their macrophage parts.","container-title":"Cell Reports","DOI":"10.1016/j.celrep.2015.10.065","ISSN":"22111247","issue":"9","journalAbbreviation":"Cell Reports","language":"en","page":"1937-1948","source":"DOI.org (Crossref)","title":"Multinucleated Giant Cells Are Specialized for Complement-Mediated Phagocytosis and Large Target Destruction","volume":"13","author":[{"family":"Milde","given":"Ronny"},{"family":"Ritter","given":"Julia"},{"family":"Tennent","given":"Glenys A."},{"family":"Loesch","given":"Andrzej"},{"family":"Martinez","given":"Fernando O."},{"family":"Gordon","given":"Siamon"},{"family":"Pepys","given":"Mark B."},{"family":"Verschoor","given":"Admar"},{"family":"Helming","given":"Laura"}],"issued":{"date-parts":[["2015",12]]}}},{"id":1597,"uris":["http://zotero.org/users/10812369/items/NXC4GJ37"],"itemData":{"id":1597,"type":"article-journal","container-title":"The American Journal of Pathology","DOI":"10.1016/j.ajpath.2019.01.011","ISSN":"00029440","issue":"5","journalAbbreviation":"The American Journal of Pathology","language":"en","page":"989-998","source":"DOI.org (Crossref)","title":"Macrophage-Mediated Phagocytosis and Dissolution of Amyloid-Like Fibrils in Mice, Monitored by Optical Imaging","volume":"189","author":[{"family":"Richey","given":"Tina"},{"family":"Foster","given":"James S."},{"family":"Williams","given":"Angela D."},{"family":"Williams","given":"Anna B."},{"family":"Stroh","given":"Alexa"},{"family":"Macy","given":"Sallie"},{"family":"Wooliver","given":"Craig"},{"family":"Heidel","given":"R. Eric"},{"family":"Varanasi","given":"Siva K."},{"family":"Ergen","given":"Elizabeth N."},{"family":"Trent","given":"Dianne J."},{"family":"Kania","given":"Stephen A."},{"family":"Kennel","given":"Stephen J."},{"family":"Martin","given":"Emily B."},{"family":"Wall","given":"Jonathan S."}],"issued":{"date-parts":[["2019",5]]}}}],"schema":"https://github.com/citation-style-language/schema/raw/master/csl-citation.json"} </w:instrText>
      </w:r>
      <w:r w:rsidR="00E43B45">
        <w:rPr>
          <w:rFonts w:ascii="Arial" w:hAnsi="Arial" w:cs="Arial"/>
          <w:sz w:val="22"/>
          <w:szCs w:val="22"/>
        </w:rPr>
        <w:fldChar w:fldCharType="separate"/>
      </w:r>
      <w:r w:rsidR="007946C4" w:rsidRPr="007946C4">
        <w:rPr>
          <w:rFonts w:ascii="Arial" w:hAnsi="Arial" w:cs="Arial"/>
          <w:kern w:val="0"/>
          <w:sz w:val="22"/>
          <w:vertAlign w:val="superscript"/>
        </w:rPr>
        <w:t>59–62</w:t>
      </w:r>
      <w:r w:rsidR="00E43B45">
        <w:rPr>
          <w:rFonts w:ascii="Arial" w:hAnsi="Arial" w:cs="Arial"/>
          <w:sz w:val="22"/>
          <w:szCs w:val="22"/>
        </w:rPr>
        <w:fldChar w:fldCharType="end"/>
      </w:r>
      <w:r w:rsidRPr="00DD3C83">
        <w:rPr>
          <w:rFonts w:ascii="Arial" w:hAnsi="Arial" w:cs="Arial"/>
          <w:sz w:val="22"/>
          <w:szCs w:val="22"/>
        </w:rPr>
        <w:t xml:space="preserve">. </w:t>
      </w:r>
      <w:r w:rsidRPr="00EC438A">
        <w:rPr>
          <w:rFonts w:ascii="Arial" w:hAnsi="Arial" w:cs="Arial"/>
          <w:sz w:val="22"/>
          <w:szCs w:val="22"/>
          <w:u w:val="single"/>
        </w:rPr>
        <w:t>Together with our preliminary discovery of anti-medin autoantibodies, these findings suggest that medin may drive autoimmunity in GCA via immune complex formation and MGC activation</w:t>
      </w:r>
      <w:r w:rsidRPr="00DD3C83">
        <w:rPr>
          <w:rFonts w:ascii="Arial" w:hAnsi="Arial" w:cs="Arial"/>
          <w:sz w:val="22"/>
          <w:szCs w:val="22"/>
        </w:rPr>
        <w:t>. Supporting this, a recent spatial transcriptomics study</w:t>
      </w:r>
      <w:r w:rsidR="007946C4">
        <w:rPr>
          <w:rFonts w:ascii="Arial" w:hAnsi="Arial" w:cs="Arial"/>
          <w:sz w:val="22"/>
          <w:szCs w:val="22"/>
        </w:rPr>
        <w:fldChar w:fldCharType="begin"/>
      </w:r>
      <w:r w:rsidR="007946C4">
        <w:rPr>
          <w:rFonts w:ascii="Arial" w:hAnsi="Arial" w:cs="Arial"/>
          <w:sz w:val="22"/>
          <w:szCs w:val="22"/>
        </w:rPr>
        <w:instrText xml:space="preserve"> ADDIN ZOTERO_ITEM CSL_CITATION {"citationID":"cAY3wZmq","properties":{"formattedCitation":"\\super 17\\nosupersub{}","plainCitation":"17","noteIndex":0},"citationItems":[{"id":1828,"uris":["http://zotero.org/users/10812369/items/GNCDK9RH"],"itemData":{"id":1828,"type":"article-journal","abstract":"Objective\n              \n                To identify the key coding genes underlying the biomarkers and pathways associated with giant cell arteritis (GCA), we performed an\n                in situ\n                spatial profiling of molecules involved in the temporal arteries of GCA patients and controls. Furthermore, we performed pharmacogenomic network analysis to identify potential treatment targets.\n              \n            \n            \n              Methods\n              Using human formalin-fixed paraffin-embedded temporal artery biopsy samples (GCA, n = 9; controls, n = 7), we performed a whole transcriptome analysis using the NanoString GeoMx Digital Spatial Profiler. In total, 59 regions of interest were selected in the intima, media, adventitia, and perivascular adipose tissue (PVAT). Differentially expressed genes (DEGs) (fold-change &amp;gt; 2 or &amp;lt; −2, p-adjusted &amp;lt; 0.01) were compared across each layer to build a spatial and pharmacogenomic network and to explore the pathophysiological mechanisms of GCA.\n            \n            \n              Results\n              Most of the transcriptome (12,076 genes) was upregulated in GCA arteries, compared to control arteries. Among the screened genes, 282, 227, 40, and 5 DEGs were identified in the intima, media, adventitia, and PVAT, respectively. Genes involved in the immune process and vascular remodeling were upregulated within GCA temporal arteries but differed across the arterial layers. The immune-related functions and vascular remodeling were limited to the intima and media.\n            \n            \n              Conclusion\n              \n                This study is the first to perform an\n                in situ\n                spatial profiling characterization of the molecules involved in GCA. The pharmacogenomic network analysis identified potential target genes for approved and novel immunotherapies.","container-title":"Frontiers in Immunology","DOI":"10.3389/fimmu.2023.1237986","ISSN":"1664-3224","journalAbbreviation":"Front. Immunol.","language":"en","page":"1237986","source":"DOI.org (Crossref)","title":"Use of high-plex data provides novel insights into the temporal artery processes of giant cell arteritis","volume":"14","author":[{"family":"Parreau","given":"Simon"},{"family":"Molina","given":"Elsa"},{"family":"Dumonteil","given":"Stéphanie"},{"family":"Goulabchand","given":"Radjiv"},{"family":"Naves","given":"Thomas"},{"family":"Bois","given":"Melanie C."},{"family":"Akil","given":"Hussein"},{"family":"Terro","given":"Faraj"},{"family":"Fauchais","given":"Anne-Laure"},{"family":"Liozon","given":"Eric"},{"family":"Jauberteau","given":"Marie-Odile"},{"family":"Weyand","given":"Cornelia M."},{"family":"Ly","given":"Kim-Heang"}],"issued":{"date-parts":[["2023",9,6]]}}}],"schema":"https://github.com/citation-style-language/schema/raw/master/csl-citation.json"} </w:instrText>
      </w:r>
      <w:r w:rsidR="007946C4">
        <w:rPr>
          <w:rFonts w:ascii="Arial" w:hAnsi="Arial" w:cs="Arial"/>
          <w:sz w:val="22"/>
          <w:szCs w:val="22"/>
        </w:rPr>
        <w:fldChar w:fldCharType="separate"/>
      </w:r>
      <w:r w:rsidR="007946C4" w:rsidRPr="007946C4">
        <w:rPr>
          <w:rFonts w:ascii="Arial" w:hAnsi="Arial" w:cs="Arial"/>
          <w:kern w:val="0"/>
          <w:sz w:val="22"/>
          <w:vertAlign w:val="superscript"/>
        </w:rPr>
        <w:t>17</w:t>
      </w:r>
      <w:r w:rsidR="007946C4">
        <w:rPr>
          <w:rFonts w:ascii="Arial" w:hAnsi="Arial" w:cs="Arial"/>
          <w:sz w:val="22"/>
          <w:szCs w:val="22"/>
        </w:rPr>
        <w:fldChar w:fldCharType="end"/>
      </w:r>
      <w:r w:rsidRPr="00DD3C83">
        <w:rPr>
          <w:rFonts w:ascii="Arial" w:hAnsi="Arial" w:cs="Arial"/>
          <w:sz w:val="22"/>
          <w:szCs w:val="22"/>
        </w:rPr>
        <w:t xml:space="preserve"> identified SERF2—a protein that promotes medin aggregation</w:t>
      </w:r>
      <w:r w:rsidR="007946C4">
        <w:rPr>
          <w:rFonts w:ascii="Arial" w:hAnsi="Arial" w:cs="Arial"/>
          <w:sz w:val="22"/>
          <w:szCs w:val="22"/>
        </w:rPr>
        <w:fldChar w:fldCharType="begin"/>
      </w:r>
      <w:r w:rsidR="007946C4">
        <w:rPr>
          <w:rFonts w:ascii="Arial" w:hAnsi="Arial" w:cs="Arial"/>
          <w:sz w:val="22"/>
          <w:szCs w:val="22"/>
        </w:rPr>
        <w:instrText xml:space="preserve"> ADDIN ZOTERO_ITEM CSL_CITATION {"citationID":"ID32QTZh","properties":{"formattedCitation":"\\super 63\\nosupersub{}","plainCitation":"63","noteIndex":0},"citationItems":[{"id":1830,"uris":["http://zotero.org/users/10812369/items/VL9X9P7Z"],"itemData":{"id":1830,"type":"article-journal","abstract":"While aggregation-prone proteins are known to accelerate aging and cause age-related diseases, the cellular mechanisms that drive their cytotoxicity remain unresolved. The orthologous proteins MOAG-4, SERF1A, and SERF2 have recently been identified as cellular modifiers of such proteotoxicity. Using a peptide array screening approach on human amyloidogenic proteins, we found that SERF2 interacted with protein segments enriched in negatively charged and hydrophobic, aromatic amino acids. The absence of such segments, or the neutralization of the positive charge in SERF2, prevented these interactions and abolished the amyloid-promoting activity of SERF2. In protein aggregation models in the nematode worm Caenorhabditis elegans, protein aggregation and toxicity were suppressed by mutating the endogenous locus of MOAG-4 to neutralize charge. Our data indicate that MOAG-4 and SERF2 drive protein aggregation and toxicity by interactions with negatively charged segments in aggregation-prone proteins. Such charge interactions might accelerate primary nucleation of amyloid by initiating structural changes and by decreasing colloidal stability. Our study points at charge interactions between cellular modifiers and amyloidogenic proteins as potential targets for interventions to reduce age-related protein toxicity.","container-title":"The EMBO Journal","DOI":"10.15252/embj.2020107568","ISSN":"0261-4189, 1460-2075","issue":"21","journalAbbreviation":"The EMBO Journal","language":"en","page":"e107568","source":"DOI.org (Crossref)","title":"The cellular modifier MOAG</w:instrText>
      </w:r>
      <w:r w:rsidR="007946C4">
        <w:rPr>
          <w:rFonts w:ascii="Cambria Math" w:hAnsi="Cambria Math" w:cs="Cambria Math"/>
          <w:sz w:val="22"/>
          <w:szCs w:val="22"/>
        </w:rPr>
        <w:instrText>‐</w:instrText>
      </w:r>
      <w:r w:rsidR="007946C4">
        <w:rPr>
          <w:rFonts w:ascii="Arial" w:hAnsi="Arial" w:cs="Arial"/>
          <w:sz w:val="22"/>
          <w:szCs w:val="22"/>
        </w:rPr>
        <w:instrText>4/SERF drives amyloid formation through charge complementation","volume":"40","author":[{"family":"Pras","given":"Anita"},{"family":"Houben","given":"Bert"},{"family":"Aprile","given":"Francesco A"},{"family":"Seinstra","given":"Renée"},{"family":"Gallardo","given":"Rodrigo"},{"family":"Janssen","given":"Leen"},{"family":"Hogewerf","given":"Wytse"},{"family":"Gallrein","given":"Christian"},{"family":"De Vleeschouwer","given":"Matthias"},{"family":"Mata</w:instrText>
      </w:r>
      <w:r w:rsidR="007946C4">
        <w:rPr>
          <w:rFonts w:ascii="Cambria Math" w:hAnsi="Cambria Math" w:cs="Cambria Math"/>
          <w:sz w:val="22"/>
          <w:szCs w:val="22"/>
        </w:rPr>
        <w:instrText>‐</w:instrText>
      </w:r>
      <w:r w:rsidR="007946C4">
        <w:rPr>
          <w:rFonts w:ascii="Arial" w:hAnsi="Arial" w:cs="Arial"/>
          <w:sz w:val="22"/>
          <w:szCs w:val="22"/>
        </w:rPr>
        <w:instrText xml:space="preserve">Cabana","given":"Alejandro"},{"family":"Koopman","given":"Mandy"},{"family":"Stroo","given":"Esther"},{"family":"De Vries","given":"Minke"},{"family":"Louise Edwards","given":"Samantha"},{"family":"Kirstein","given":"Janine"},{"family":"Vendruscolo","given":"Michele"},{"family":"Falsone","given":"Salvatore Fabio"},{"family":"Rousseau","given":"Frederic"},{"family":"Schymkowitz","given":"Joost"},{"family":"Nollen","given":"Ellen A A"}],"issued":{"date-parts":[["2021",11,2]]}}}],"schema":"https://github.com/citation-style-language/schema/raw/master/csl-citation.json"} </w:instrText>
      </w:r>
      <w:r w:rsidR="007946C4">
        <w:rPr>
          <w:rFonts w:ascii="Arial" w:hAnsi="Arial" w:cs="Arial"/>
          <w:sz w:val="22"/>
          <w:szCs w:val="22"/>
        </w:rPr>
        <w:fldChar w:fldCharType="separate"/>
      </w:r>
      <w:r w:rsidR="007946C4" w:rsidRPr="007946C4">
        <w:rPr>
          <w:rFonts w:ascii="Arial" w:hAnsi="Arial" w:cs="Arial"/>
          <w:kern w:val="0"/>
          <w:sz w:val="22"/>
          <w:vertAlign w:val="superscript"/>
        </w:rPr>
        <w:t>63</w:t>
      </w:r>
      <w:r w:rsidR="007946C4">
        <w:rPr>
          <w:rFonts w:ascii="Arial" w:hAnsi="Arial" w:cs="Arial"/>
          <w:sz w:val="22"/>
          <w:szCs w:val="22"/>
        </w:rPr>
        <w:fldChar w:fldCharType="end"/>
      </w:r>
      <w:r w:rsidRPr="00DD3C83">
        <w:rPr>
          <w:rFonts w:ascii="Arial" w:hAnsi="Arial" w:cs="Arial"/>
          <w:sz w:val="22"/>
          <w:szCs w:val="22"/>
        </w:rPr>
        <w:t>—as one of the top differentially expressed genes in GCA lesions. Furthermore, a non-coding variant in the MFGE8 gene, which encodes the precursor to medin, has been identified as a top genetic risk locus for GCA</w:t>
      </w:r>
      <w:r w:rsidR="007946C4">
        <w:rPr>
          <w:rFonts w:ascii="Arial" w:hAnsi="Arial" w:cs="Arial"/>
          <w:sz w:val="22"/>
          <w:szCs w:val="22"/>
        </w:rPr>
        <w:fldChar w:fldCharType="begin"/>
      </w:r>
      <w:r w:rsidR="007946C4">
        <w:rPr>
          <w:rFonts w:ascii="Arial" w:hAnsi="Arial" w:cs="Arial"/>
          <w:sz w:val="22"/>
          <w:szCs w:val="22"/>
        </w:rPr>
        <w:instrText xml:space="preserve"> ADDIN ZOTERO_ITEM CSL_CITATION {"citationID":"CrmW5pLX","properties":{"formattedCitation":"\\super 27\\nosupersub{}","plainCitation":"27","noteIndex":0},"citationItems":[{"id":1286,"uris":["http://zotero.org/users/10812369/items/UGUBRP68"],"itemData":{"id":1286,"type":"article-journal","abstract":"Background Giant cell arteritis is an age-related vasculitis that mainly affects the aorta and its branches in individuals aged 50 years and older. Current options for diagnosis and treatment are scarce, highlighting the need to better understand its underlying pathogenesis. Genome-wide association studies (GWAS) have emerged as a powerful tool for unravelling the pathogenic mechanisms involved in complex diseases. We aimed to characterise the genetic basis of giant cell arteritis by performing the largest GWAS of this vasculitis to date and to assess the functional consequences and clinical implications of identified risk loci.","container-title":"The Lancet Rheumatology","DOI":"10.1016/S2665-9913(24)00064-X","ISSN":"26659913","issue":"6","journalAbbreviation":"The Lancet Rheumatology","language":"en","page":"e374-e383","source":"DOI.org (Crossref)","title":"Risk loci involved in giant cell arteritis susceptibility: a genome-wide association study","title-short":"Risk loci involved in giant cell arteritis susceptibility","volume":"6","author":[{"family":"Borrego-Yaniz","given":"Gonzalo"},{"family":"Ortiz-Fernández","given":"Lourdes"},{"family":"Madrid-Paredes","given":"Adela"},{"family":"Kerick","given":"Martin"},{"family":"Hernández-Rodríguez","given":"José"},{"family":"Mackie","given":"Sarah L"},{"family":"Vaglio","given":"Augusto"},{"family":"Castañeda","given":"Santos"},{"family":"Solans","given":"Roser"},{"family":"Mestre-Torres","given":"Jaume"},{"family":"Khalidi","given":"Nader"},{"family":"Langford","given":"Carol A"},{"family":"Ytterberg","given":"Steven"},{"family":"Beretta","given":"Lorenzo"},{"family":"Govoni","given":"Marcello"},{"family":"Emmi","given":"Giacomo"},{"family":"Cimmino","given":"Marco A"},{"family":"Witte","given":"Torsten"},{"family":"Neumann","given":"Thomas"},{"family":"Holle","given":"Julia"},{"family":"Schönau","given":"Verena"},{"family":"Pugnet","given":"Gregory"},{"family":"Papo","given":"Thomas"},{"family":"Haroche","given":"Julien"},{"family":"Mahr","given":"Alfred"},{"family":"Mouthon","given":"Luc"},{"family":"Molberg","given":"Øyvind"},{"family":"Diamantopoulos","given":"Andreas P"},{"family":"Voskuyl","given":"Alexandre"},{"family":"Daikeler","given":"Thomas"},{"family":"Berger","given":"Christoph T"},{"family":"Molloy","given":"Eamonn S"},{"family":"Blockmans","given":"Daniel"},{"family":"Van Sleen","given":"Yannick"},{"family":"Iles","given":"Mark"},{"family":"Sorensen","given":"Louise"},{"family":"Luqmani","given":"Raashid"},{"family":"Reynolds","given":"Gary"},{"family":"Bukhari","given":"Marwan"},{"family":"Bhagat","given":"Shweta"},{"family":"Ortego-Centeno","given":"Norberto"},{"family":"Brouwer","given":"Elisabeth"},{"family":"Lamprecht","given":"Peter"},{"family":"Klapa","given":"Sebastian"},{"family":"Salvarani","given":"Carlo"},{"family":"Merkel","given":"Peter A"},{"family":"Cid","given":"María C"},{"family":"González-Gay","given":"Miguel A"},{"family":"Morgan","given":"Ann W"},{"family":"Martin","given":"Javier"},{"family":"Márquez","given":"Ana"},{"family":"Callejas","given":"José Luis"},{"family":"Caminal-Montero","given":"Luis"},{"family":"Corbera-Bellalta","given":"Marc"},{"family":"De Miguel","given":"Eugenio"},{"family":"Díaz-López","given":"J. Bernardino"},{"family":"García-Villanueva","given":"María Jesús"},{"family":"Gómez-Vaquero","given":"Carmen"},{"family":"Guijarro-Rojas","given":"Mercedes"},{"family":"Hidalgo-Conde","given":"Ana"},{"family":"Marí-Alfonso","given":"Begoña"},{"family":"Martínez-Berriochoa","given":"Agustín"},{"family":"Morado","given":"Inmaculada C."},{"family":"Narváez","given":"Javier"},{"family":"Ramentol-Sintas","given":"Marc"},{"family":"Martínez-Zapico","given":"Aleida"},{"family":"Martínez-Taboada","given":"Víctor Manuel"},{"family":"Miranda-Filloy","given":"José A."},{"family":"Monfort","given":"Jordi"},{"family":"Pérez-Conesa","given":"Mercedes"},{"family":"Prieto-González","given":"Sergio"},{"family":"Raya","given":"Enrique"},{"family":"Ríos-Fenández","given":"Raquel"},{"family":"Sánchez-Martín","given":"Julio"},{"family":"Sopeña","given":"Bernardo"},{"family":"Tío","given":"Laura"},{"family":"Unzurrunzaga","given":"Ainhoa"},{"family":"Wordsworth","given":"Oliver"},{"family":"Whitwell","given":"Isobel"},{"family":"Brock","given":"Jessica"},{"family":"Douglas","given":"Victoria"},{"family":"Hettiarachchi","given":"Chamila"},{"family":"Bartholomew","given":"Jacqui"},{"family":"Jarrett","given":"Stephen"},{"family":"Smithson","given":"Gayle"},{"family":"Green","given":"Michael"},{"family":"Brown","given":"Pearl Clark"},{"family":"Lawson","given":"Cathy"},{"family":"Gordon","given":"Esther"},{"family":"Lane","given":"Suzanne"},{"family":"Francis","given":"Rebecca"},{"family":"Dasgupta","given":"Bhaskar"},{"family":"Masunda","given":"Bridgett"},{"family":"Calver","given":"Jo"},{"family":"Patel","given":"Yusuf"},{"family":"Thompson","given":"Charlotte"},{"family":"Gregory","given":"Louise"},{"family":"Levy","given":"Sarah"},{"family":"Menon","given":"Ajit"},{"family":"Thompson","given":"Amy"},{"family":"Dyche","given":"Lisa"},{"family":"Martin","given":"Michael"},{"family":"Li","given":"Charles"},{"family":"Laxminarayan","given":"Ramasharan"},{"family":"Wilcox","given":"Louise"},{"family":"De Guzman","given":"Ralph"},{"family":"Isaacs","given":"John"},{"family":"Lorenzi","given":"Alice"},{"family":"Farley","given":"Ross"},{"family":"Hinchcliffe-Hume","given":"Helain"},{"family":"Bejarano","given":"Victoria"},{"family":"Hope","given":"Susan"},{"family":"Nandi","given":"Pradip"},{"family":"Stockham","given":"Lynne"},{"family":"Wilde","given":"Catherine"},{"family":"Durrant","given":"Donna"},{"family":"Lloyd","given":"Mark"},{"family":"Ye","given":"Chee-Seng"},{"family":"Stevens","given":"Rob"},{"family":"Jilani","given":"Amjad"},{"family":"Collins","given":"David"},{"family":"Pegler","given":"Suzannah"},{"family":"Rivett","given":"Ali"},{"family":"Price","given":"Liz"},{"family":"McHugh","given":"Neil"},{"family":"Skeoch","given":"Sarah"},{"family":"O'Kane","given":"Diana"},{"family":"Kirkwood","given":"Sue"},{"family":"Vadivelu","given":"Saravanan"},{"family":"Pugmire","given":"Susan"},{"family":"Sultan","given":"Shabina"},{"family":"Dooks","given":"Emma"},{"family":"Armstrong","given":"Lisa"},{"family":"Sadik","given":"Hala"},{"family":"Nandagudi","given":"Anupama"},{"family":"Abioye","given":"Tolu"},{"family":"Ramos","given":"Angelo"},{"family":"Gumus","given":"Steph"},{"family":"Sofat","given":"Nidhi"},{"family":"Harrison","given":"Abiola"},{"family":"Seward","given":"Abi"},{"family":"Mollan","given":"Susan"},{"family":"Rahan","given":"Ray"},{"family":"Hawkins","given":"Helen"},{"family":"Emsley","given":"Hedley"},{"family":"Bhargava","given":"Anna"},{"family":"Fleming","given":"Vicki"},{"family":"Hare","given":"Marianne"},{"family":"Raj","given":"Sonia"},{"family":"George","given":"Emmanuel"},{"family":"Allen","given":"Nicola"},{"family":"Hunter","given":"Karl"},{"family":"O'Sullivan","given":"Eoin"},{"family":"Bird","given":"Georgina"},{"family":"Magliano","given":"Malgorzata"},{"family":"Manzo","given":"Katarina"},{"family":"Sanghera","given":"Bobbie"},{"family":"Hutchinson","given":"David"},{"family":"Hammonds","given":"Fiona"},{"family":"Sharma","given":"Poonam"},{"family":"Cooper","given":"Richard"},{"family":"McLintock","given":"Graeme"},{"family":"Al-Saffar","given":"Zaid S."},{"family":"Green","given":"Mike"},{"family":"Elliott","given":"Kerry"},{"family":"Neale","given":"Tania"},{"family":"Mallinson","given":"Janine"},{"family":"Lanyon","given":"Peter"},{"family":"Pradere","given":"Marie-Josephe"},{"family":"Jordan","given":"Natasha"},{"family":"Htut","given":"Ei Phyu"},{"family":"Mushapaidzi","given":"Thelma"},{"family":"Abercrombie","given":"Donna"},{"family":"Wright","given":"Sam"},{"family":"Rowlands","given":"Jane"},{"family":"Mukhtyar","given":"Chetan"},{"family":"Kennedy","given":"James"},{"family":"Makkuni","given":"Damodar"},{"family":"Wilhelmsen","given":"Elva"},{"family":"Kouroupis","given":"Michael"},{"family":"John","given":"Lily"},{"family":"Hughes","given":"Rod"},{"family":"Walsh","given":"Margaret"},{"family":"Buckley","given":"Marie"},{"family":"Mackay","given":"Kirsten"},{"family":"Camden-Woodley","given":"Tracey"},{"family":"Redome","given":"Joan"},{"family":"Pearce","given":"Kirsty"},{"family":"Marianayagam","given":"Thiraupathy"},{"family":"Cruz","given":"Carina"},{"family":"Warner","given":"Elizabeth"},{"family":"Atchia","given":"Ishmael"},{"family":"Walker","given":"Claire"},{"family":"Black","given":"Karen"},{"family":"Duffy","given":"Stacey"},{"family":"Fothergill","given":"Lynda"},{"family":"Jefferey","given":"Rebecca"},{"family":"Toomey","given":"Jackie"},{"family":"Rhys-Dillon","given":"Ceril"},{"family":"Pothecary","given":"Carla"},{"family":"Green","given":"Lauren"},{"family":"Toms","given":"Tracey"},{"family":"Maher","given":"Linda"},{"family":"Davis","given":"Diana"},{"family":"Sayan","given":"Amrinder"},{"family":"Thankachen","given":"Mini"},{"family":"Abusalameh","given":"Mahdi"},{"family":"Record","given":"Jessica"},{"family":"Khan","given":"Asad"},{"family":"Stafford","given":"Sam"},{"family":"Hussein","given":"Azza"},{"family":"Williams","given":"Clare"},{"family":"Fletcher","given":"Alison"},{"family":"Johson","given":"Laura"},{"family":"Burnett","given":"Richard"},{"family":"Moots","given":"Robert"},{"family":"Frankland","given":"Helen"},{"family":"Dale","given":"James"},{"family":"Black","given":"Karen"},{"family":"Moar","given":"Kirsten"},{"family":"Hollas","given":"Carol"},{"family":"Parker","given":"Ben"},{"family":"Ridings","given":"Derek"},{"family":"Eapen","given":"Sandhya"},{"family":"John","given":"Sindhu"},{"family":"Robson","given":"Jo"},{"family":"Guthrie","given":"Lucy Belle"},{"family":"Fyfe","given":"Rose"},{"family":"Tait","given":"Moira"},{"family":"Marks","given":"Jonathan"},{"family":"Gunter","given":"Emma"},{"family":"Hernandez","given":"Rochelle"},{"family":"Bhat","given":"Smita"},{"family":"Johnston","given":"Paul"},{"family":"Khurshid","given":"Muhammad"},{"family":"Barclay","given":"Charlotte"},{"family":"Kapur","given":"Deepti"},{"family":"Jeffrey","given":"Helen"},{"family":"Hughes","given":"Anna"},{"family":"Slack","given":"Lauren"},{"family":"Thomas","given":"Eleri"},{"family":"Royon","given":"Anna"},{"family":"Hall","given":"Angela"},{"family":"King","given":"Jon"},{"family":"Nyathi","given":"Sindi"},{"family":"Morris","given":"Vanessa"},{"family":"Castelino","given":"Madhura"},{"family":"Hawkins","given":"Ellie"},{"family":"Tomson","given":"Linda"},{"family":"Singh","given":"Animesh"},{"family":"Nunag","given":"Annalyn"},{"family":"O'Connor","given":"Stella"},{"family":"Rushby","given":"Nathan"},{"family":"Hewitson","given":"Nicola"},{"family":"O'Sunmboye","given":"Kenny"},{"family":"Lewszuk","given":"Adam"},{"family":"Boyles","given":"Louise"},{"family":"Perry","given":"Martin"},{"family":"Williams","given":"Emma"},{"family":"Graver","given":"Christine"},{"family":"Defever","given":"Emmanuel"},{"family":"Kamanth","given":"Sanjeet"},{"family":"Kay","given":"Dominic"},{"family":"Ogor","given":"Joe"},{"family":"Winter","given":"Louise"},{"family":"Horton","given":"Sarah"},{"family":"Welch","given":"Gillian"},{"family":"Hollinshead","given":"Kath"},{"family":"Peters","given":"James"},{"family":"Labao","given":"Julius"},{"family":"Dmello","given":"Andrea"},{"family":"Dawson","given":"Julie"},{"family":"Graham","given":"Denise"},{"family":"De Lord","given":"Denise"},{"family":"Deery","given":"Jo"},{"family":"Hazelton","given":"Tracy"},{"family":"Carette","given":"Simon"},{"family":"Chung","given":"Sharon"},{"family":"Cuthbertson","given":"David"},{"family":"Forbess","given":"Lindsy J."},{"family":"Gewurz-Singer","given":"Ora"},{"family":"Hoffman","given":"Gary S."},{"family":"Koening","given":"Curry L."},{"family":"Maksimowicz-McKinnon","given":"Kathleen M."},{"family":"McAlear","given":"Carol A."},{"family":"Moreland","given":"Larry W."},{"family":"Pagnoux","given":"Christian"},{"family":"Seo","given":"Philip"},{"family":"Specks","given":"Ulrich"},{"family":"Spiera","given":"Robert F."},{"family":"Sreih","given":"Antoine"},{"family":"Warrington","given":"Kenneth J."},{"family":"Monach","given":"Paul A."},{"family":"Weisman","given":"Michael"}],"issued":{"date-parts":[["2024",6]]}}}],"schema":"https://github.com/citation-style-language/schema/raw/master/csl-citation.json"} </w:instrText>
      </w:r>
      <w:r w:rsidR="007946C4">
        <w:rPr>
          <w:rFonts w:ascii="Arial" w:hAnsi="Arial" w:cs="Arial"/>
          <w:sz w:val="22"/>
          <w:szCs w:val="22"/>
        </w:rPr>
        <w:fldChar w:fldCharType="separate"/>
      </w:r>
      <w:r w:rsidR="007946C4" w:rsidRPr="007946C4">
        <w:rPr>
          <w:rFonts w:ascii="Arial" w:hAnsi="Arial" w:cs="Arial"/>
          <w:kern w:val="0"/>
          <w:sz w:val="22"/>
          <w:vertAlign w:val="superscript"/>
        </w:rPr>
        <w:t>27</w:t>
      </w:r>
      <w:r w:rsidR="007946C4">
        <w:rPr>
          <w:rFonts w:ascii="Arial" w:hAnsi="Arial" w:cs="Arial"/>
          <w:sz w:val="22"/>
          <w:szCs w:val="22"/>
        </w:rPr>
        <w:fldChar w:fldCharType="end"/>
      </w:r>
      <w:r w:rsidRPr="00DD3C83">
        <w:rPr>
          <w:rFonts w:ascii="Arial" w:hAnsi="Arial" w:cs="Arial"/>
          <w:sz w:val="22"/>
          <w:szCs w:val="22"/>
        </w:rPr>
        <w:t>.</w:t>
      </w:r>
      <w:r>
        <w:rPr>
          <w:rFonts w:ascii="Arial" w:hAnsi="Arial" w:cs="Arial"/>
          <w:sz w:val="22"/>
          <w:szCs w:val="22"/>
        </w:rPr>
        <w:t xml:space="preserve"> </w:t>
      </w:r>
      <w:r w:rsidRPr="00EC438A">
        <w:rPr>
          <w:rFonts w:ascii="Arial" w:hAnsi="Arial" w:cs="Arial"/>
          <w:sz w:val="22"/>
          <w:szCs w:val="22"/>
          <w:u w:val="single"/>
        </w:rPr>
        <w:t>Given these findings, I have outlined a proposed mechanism of medin as a driving autoantigen in GCA (Fig 2C-F).</w:t>
      </w:r>
    </w:p>
    <w:p w14:paraId="78737F1F" w14:textId="77777777" w:rsidR="00A16AB3" w:rsidRDefault="00A16AB3" w:rsidP="00A16AB3">
      <w:pPr>
        <w:pBdr>
          <w:bottom w:val="single" w:sz="6" w:space="1" w:color="auto"/>
        </w:pBdr>
        <w:rPr>
          <w:rFonts w:ascii="Arial" w:hAnsi="Arial" w:cs="Arial"/>
          <w:b/>
          <w:bCs/>
          <w:sz w:val="22"/>
          <w:szCs w:val="22"/>
        </w:rPr>
      </w:pPr>
    </w:p>
    <w:p w14:paraId="01E0C58C" w14:textId="77777777" w:rsidR="00A16AB3" w:rsidRDefault="00A16AB3" w:rsidP="00A16AB3">
      <w:pPr>
        <w:pBdr>
          <w:bottom w:val="single" w:sz="6" w:space="1" w:color="auto"/>
        </w:pBdr>
        <w:rPr>
          <w:rFonts w:ascii="Arial" w:hAnsi="Arial" w:cs="Arial"/>
          <w:b/>
          <w:bCs/>
          <w:sz w:val="22"/>
          <w:szCs w:val="22"/>
        </w:rPr>
      </w:pPr>
    </w:p>
    <w:p w14:paraId="270733F3" w14:textId="77777777" w:rsidR="00A16AB3" w:rsidRDefault="00A16AB3" w:rsidP="00A16AB3">
      <w:pPr>
        <w:pBdr>
          <w:bottom w:val="single" w:sz="6" w:space="1" w:color="auto"/>
        </w:pBdr>
        <w:rPr>
          <w:rFonts w:ascii="Arial" w:hAnsi="Arial" w:cs="Arial"/>
          <w:b/>
          <w:bCs/>
          <w:sz w:val="22"/>
          <w:szCs w:val="22"/>
        </w:rPr>
      </w:pPr>
    </w:p>
    <w:p w14:paraId="5A60AB93" w14:textId="77777777" w:rsidR="00A16AB3" w:rsidRDefault="00A16AB3" w:rsidP="00A16AB3">
      <w:pPr>
        <w:pBdr>
          <w:bottom w:val="single" w:sz="6" w:space="1" w:color="auto"/>
        </w:pBdr>
        <w:rPr>
          <w:rFonts w:ascii="Arial" w:hAnsi="Arial" w:cs="Arial"/>
          <w:b/>
          <w:bCs/>
          <w:sz w:val="22"/>
          <w:szCs w:val="22"/>
        </w:rPr>
      </w:pPr>
    </w:p>
    <w:p w14:paraId="49A2FD05" w14:textId="77777777" w:rsidR="00A16AB3" w:rsidRDefault="00A16AB3" w:rsidP="00A16AB3">
      <w:pPr>
        <w:pBdr>
          <w:bottom w:val="single" w:sz="6" w:space="1" w:color="auto"/>
        </w:pBdr>
        <w:rPr>
          <w:rFonts w:ascii="Arial" w:hAnsi="Arial" w:cs="Arial"/>
          <w:b/>
          <w:bCs/>
          <w:sz w:val="22"/>
          <w:szCs w:val="22"/>
        </w:rPr>
      </w:pPr>
    </w:p>
    <w:p w14:paraId="0CD181C2" w14:textId="77777777" w:rsidR="00A16AB3" w:rsidRDefault="00A16AB3" w:rsidP="00A16AB3">
      <w:pPr>
        <w:pBdr>
          <w:bottom w:val="single" w:sz="6" w:space="1" w:color="auto"/>
        </w:pBdr>
        <w:rPr>
          <w:rFonts w:ascii="Arial" w:hAnsi="Arial" w:cs="Arial"/>
          <w:b/>
          <w:bCs/>
          <w:sz w:val="22"/>
          <w:szCs w:val="22"/>
        </w:rPr>
      </w:pPr>
      <w:r w:rsidRPr="00F32498">
        <w:rPr>
          <w:rFonts w:ascii="Arial" w:hAnsi="Arial" w:cs="Arial"/>
          <w:b/>
          <w:bCs/>
          <w:sz w:val="22"/>
          <w:szCs w:val="22"/>
        </w:rPr>
        <w:lastRenderedPageBreak/>
        <w:t>2. INNOVATION</w:t>
      </w:r>
      <w:r w:rsidRPr="00F32498">
        <w:rPr>
          <w:rFonts w:ascii="Arial" w:hAnsi="Arial" w:cs="Arial"/>
          <w:b/>
          <w:bCs/>
          <w:sz w:val="22"/>
          <w:szCs w:val="22"/>
        </w:rPr>
        <w:tab/>
        <w:t xml:space="preserve"> </w:t>
      </w:r>
    </w:p>
    <w:p w14:paraId="5C6BBA41" w14:textId="77777777" w:rsidR="00A16AB3" w:rsidRDefault="00A16AB3" w:rsidP="00A16AB3">
      <w:pPr>
        <w:rPr>
          <w:rFonts w:ascii="Arial" w:hAnsi="Arial" w:cs="Arial"/>
          <w:sz w:val="22"/>
          <w:szCs w:val="22"/>
        </w:rPr>
      </w:pPr>
      <w:r w:rsidRPr="00F32498">
        <w:rPr>
          <w:rFonts w:ascii="Arial" w:hAnsi="Arial" w:cs="Arial"/>
          <w:sz w:val="22"/>
          <w:szCs w:val="22"/>
        </w:rPr>
        <w:t xml:space="preserve">This project validates and characterizes a novel autoimmune target in GCA, a devastating disease with no known antigenic trigger. Using PhIP-seq, a powerful high-throughput technology, to screen for autoantibodies across the entire proteome in a large cohort of vasculitis patients, I have demonstrated that anti-medin autoantibodies are highly specific to GCA patients, even across over 60,000 samples that have been run </w:t>
      </w:r>
      <w:r w:rsidRPr="00F32498">
        <w:rPr>
          <w:rFonts w:ascii="Arial" w:hAnsi="Arial" w:cs="Arial"/>
          <w:noProof/>
          <w:sz w:val="22"/>
          <w:szCs w:val="22"/>
        </w:rPr>
        <w:drawing>
          <wp:anchor distT="0" distB="0" distL="114300" distR="114300" simplePos="0" relativeHeight="251660288" behindDoc="0" locked="0" layoutInCell="1" allowOverlap="1" wp14:anchorId="71D89966" wp14:editId="1D81BF77">
            <wp:simplePos x="0" y="0"/>
            <wp:positionH relativeFrom="column">
              <wp:posOffset>3810</wp:posOffset>
            </wp:positionH>
            <wp:positionV relativeFrom="paragraph">
              <wp:posOffset>360</wp:posOffset>
            </wp:positionV>
            <wp:extent cx="4458970" cy="4283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chanism_WIP-v3.pdf"/>
                    <pic:cNvPicPr/>
                  </pic:nvPicPr>
                  <pic:blipFill rotWithShape="1">
                    <a:blip r:embed="rId5">
                      <a:extLst>
                        <a:ext uri="{28A0092B-C50C-407E-A947-70E740481C1C}">
                          <a14:useLocalDpi xmlns:a14="http://schemas.microsoft.com/office/drawing/2010/main" val="0"/>
                        </a:ext>
                      </a:extLst>
                    </a:blip>
                    <a:srcRect l="1433" t="2390" r="4211"/>
                    <a:stretch/>
                  </pic:blipFill>
                  <pic:spPr bwMode="auto">
                    <a:xfrm>
                      <a:off x="0" y="0"/>
                      <a:ext cx="4458970" cy="428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2498">
        <w:rPr>
          <w:rFonts w:ascii="Arial" w:hAnsi="Arial" w:cs="Arial"/>
          <w:sz w:val="22"/>
          <w:szCs w:val="22"/>
        </w:rPr>
        <w:t xml:space="preserve">through PhIP-seq in the DeRisi Lab. My project expands on this by profiling anti-medin autoantibodies using PhIP-seq and ELISA in over 500 GCA patients. I not only profile anti-medin autoantibodies in the serum of patients, but profile medin amyloid aggregates in their relation to immune infiltrates within patient tissue using immunofluorescence, providing a comprehensive view of this novel autoimmune target in GCA pathophysiology. </w:t>
      </w:r>
      <w:r>
        <w:rPr>
          <w:rFonts w:ascii="Arial" w:hAnsi="Arial" w:cs="Arial"/>
          <w:sz w:val="22"/>
          <w:szCs w:val="22"/>
        </w:rPr>
        <w:softHyphen/>
      </w:r>
      <w:r>
        <w:rPr>
          <w:rFonts w:ascii="Arial" w:hAnsi="Arial" w:cs="Arial"/>
          <w:sz w:val="22"/>
          <w:szCs w:val="22"/>
        </w:rPr>
        <w:softHyphen/>
      </w:r>
    </w:p>
    <w:p w14:paraId="2BD53418" w14:textId="77777777" w:rsidR="00A16AB3" w:rsidRDefault="00A16AB3" w:rsidP="00A16AB3">
      <w:pPr>
        <w:rPr>
          <w:rFonts w:ascii="Arial" w:hAnsi="Arial" w:cs="Arial"/>
          <w:sz w:val="22"/>
          <w:szCs w:val="22"/>
        </w:rPr>
      </w:pPr>
    </w:p>
    <w:p w14:paraId="2D3C4673" w14:textId="77777777" w:rsidR="00A16AB3" w:rsidRDefault="00A16AB3" w:rsidP="00A16AB3">
      <w:pPr>
        <w:pBdr>
          <w:bottom w:val="single" w:sz="6" w:space="1" w:color="auto"/>
        </w:pBdr>
        <w:rPr>
          <w:rFonts w:ascii="Arial" w:hAnsi="Arial" w:cs="Arial"/>
          <w:b/>
          <w:bCs/>
          <w:iCs/>
          <w:sz w:val="22"/>
          <w:szCs w:val="22"/>
        </w:rPr>
      </w:pPr>
      <w:r w:rsidRPr="00F32498">
        <w:rPr>
          <w:rFonts w:ascii="Arial" w:hAnsi="Arial" w:cs="Arial"/>
          <w:b/>
          <w:bCs/>
          <w:iCs/>
          <w:sz w:val="22"/>
          <w:szCs w:val="22"/>
        </w:rPr>
        <w:t>3. APPROACH</w:t>
      </w:r>
    </w:p>
    <w:p w14:paraId="7C67796C"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 xml:space="preserve">Aim 1: Validate and </w:t>
      </w:r>
      <w:r w:rsidRPr="007946C4">
        <w:rPr>
          <w:rFonts w:ascii="Arial" w:hAnsi="Arial" w:cs="Arial"/>
          <w:b/>
          <w:bCs/>
          <w:sz w:val="22"/>
          <w:szCs w:val="22"/>
        </w:rPr>
        <w:t>characterize</w:t>
      </w:r>
      <w:r w:rsidRPr="00F32498">
        <w:rPr>
          <w:rFonts w:ascii="Arial" w:hAnsi="Arial" w:cs="Arial"/>
          <w:b/>
          <w:bCs/>
          <w:sz w:val="22"/>
          <w:szCs w:val="22"/>
        </w:rPr>
        <w:t xml:space="preserve"> the seropositivity of GCA patients to medin in an expanded cohort using orthogonal assays.</w:t>
      </w:r>
    </w:p>
    <w:p w14:paraId="28AA27A9" w14:textId="77777777" w:rsidR="00A16AB3" w:rsidRDefault="00A16AB3" w:rsidP="00A16AB3">
      <w:pPr>
        <w:rPr>
          <w:rFonts w:ascii="Arial" w:hAnsi="Arial" w:cs="Arial"/>
          <w:iCs/>
          <w:sz w:val="22"/>
          <w:szCs w:val="22"/>
        </w:rPr>
      </w:pPr>
      <w:r w:rsidRPr="00EC438A">
        <w:rPr>
          <w:rFonts w:ascii="Arial" w:hAnsi="Arial" w:cs="Arial"/>
          <w:i/>
          <w:sz w:val="22"/>
          <w:szCs w:val="22"/>
        </w:rPr>
        <w:t>Rationale:</w:t>
      </w:r>
      <w:r w:rsidRPr="00F32498">
        <w:rPr>
          <w:rFonts w:ascii="Arial" w:hAnsi="Arial" w:cs="Arial"/>
          <w:sz w:val="22"/>
          <w:szCs w:val="22"/>
        </w:rPr>
        <w:t xml:space="preserve"> I discovered that a subset of patients with GCA produce </w:t>
      </w:r>
      <w:r>
        <w:rPr>
          <w:rFonts w:ascii="Arial" w:hAnsi="Arial" w:cs="Arial"/>
          <w:sz w:val="22"/>
          <w:szCs w:val="22"/>
        </w:rPr>
        <w:t>anti-medin autoantibodies</w:t>
      </w:r>
      <w:r w:rsidRPr="00EC438A">
        <w:rPr>
          <w:rFonts w:ascii="Arial" w:hAnsi="Arial" w:cs="Arial"/>
          <w:sz w:val="22"/>
          <w:szCs w:val="22"/>
        </w:rPr>
        <w:t xml:space="preserve">. </w:t>
      </w:r>
      <w:r w:rsidRPr="00EC438A">
        <w:rPr>
          <w:rFonts w:ascii="Arial" w:hAnsi="Arial" w:cs="Arial"/>
          <w:sz w:val="22"/>
          <w:szCs w:val="22"/>
          <w:u w:val="single"/>
        </w:rPr>
        <w:t>To validate this finding, I am both expanding my cohort to over 500 patients and incorporating ELISAs as an orthogonal assay</w:t>
      </w:r>
      <w:r w:rsidRPr="00F32498">
        <w:rPr>
          <w:rFonts w:ascii="Arial" w:hAnsi="Arial" w:cs="Arial"/>
          <w:sz w:val="22"/>
          <w:szCs w:val="22"/>
        </w:rPr>
        <w:t xml:space="preserve">. The motivation </w:t>
      </w:r>
      <w:r>
        <w:rPr>
          <w:rFonts w:ascii="Arial" w:hAnsi="Arial" w:cs="Arial"/>
          <w:sz w:val="22"/>
          <w:szCs w:val="22"/>
        </w:rPr>
        <w:t>derives from the fact</w:t>
      </w:r>
      <w:r w:rsidRPr="00F32498">
        <w:rPr>
          <w:rFonts w:ascii="Arial" w:hAnsi="Arial" w:cs="Arial"/>
          <w:sz w:val="22"/>
          <w:szCs w:val="22"/>
        </w:rPr>
        <w:t xml:space="preserve"> that PhIP-seq detects linear autoantigens but does not assess antibodies binding fully folded proteins in their native conformation. This may be especially important in amyloid proteins, which have highly ordered aggregate structures. </w:t>
      </w:r>
      <w:r w:rsidRPr="00EC438A">
        <w:rPr>
          <w:rFonts w:ascii="Arial" w:hAnsi="Arial" w:cs="Arial"/>
          <w:sz w:val="22"/>
          <w:szCs w:val="22"/>
          <w:u w:val="single"/>
        </w:rPr>
        <w:t>Thus, PhIP-seq likely underestimates the prevalence of anti-medin autoantibodies in GCA</w:t>
      </w:r>
      <w:r w:rsidRPr="00F32498">
        <w:rPr>
          <w:rFonts w:ascii="Arial" w:hAnsi="Arial" w:cs="Arial"/>
          <w:sz w:val="22"/>
          <w:szCs w:val="22"/>
        </w:rPr>
        <w:t xml:space="preserve">. Furthermore, autoantibodies may exert different biological functions to linear and conformational epitopes, thus it is important to characterize the distribution of linear and conformational antibodies to medin. </w:t>
      </w:r>
      <w:r>
        <w:rPr>
          <w:rFonts w:ascii="Arial" w:hAnsi="Arial" w:cs="Arial"/>
          <w:sz w:val="22"/>
          <w:szCs w:val="22"/>
        </w:rPr>
        <w:t>In recognition of the importance of the epitope specificity of antibodies in their downstream function, I will also characterize the binding epitopes within medin in seropositive GCA patients.</w:t>
      </w:r>
    </w:p>
    <w:p w14:paraId="22C048F3" w14:textId="77777777" w:rsidR="00A16AB3" w:rsidRPr="00EC438A" w:rsidRDefault="00A16AB3" w:rsidP="00A16AB3">
      <w:pPr>
        <w:rPr>
          <w:rFonts w:ascii="Arial" w:hAnsi="Arial" w:cs="Arial"/>
          <w:iCs/>
          <w:sz w:val="22"/>
          <w:szCs w:val="22"/>
        </w:rPr>
      </w:pPr>
    </w:p>
    <w:p w14:paraId="692517B1" w14:textId="4F0ACDDF" w:rsidR="007946C4" w:rsidRDefault="00A16AB3" w:rsidP="00A16AB3">
      <w:pPr>
        <w:rPr>
          <w:rFonts w:ascii="Arial" w:hAnsi="Arial" w:cs="Arial"/>
          <w:sz w:val="22"/>
          <w:szCs w:val="22"/>
        </w:rPr>
      </w:pPr>
      <w:r w:rsidRPr="00EC438A">
        <w:rPr>
          <w:rFonts w:ascii="Arial" w:hAnsi="Arial" w:cs="Arial"/>
          <w:noProof/>
          <w:sz w:val="22"/>
          <w:szCs w:val="22"/>
        </w:rPr>
        <w:drawing>
          <wp:anchor distT="0" distB="0" distL="114300" distR="114300" simplePos="0" relativeHeight="251659264" behindDoc="0" locked="0" layoutInCell="1" allowOverlap="1" wp14:anchorId="159AF0CE" wp14:editId="7414C7A1">
            <wp:simplePos x="0" y="0"/>
            <wp:positionH relativeFrom="column">
              <wp:posOffset>2640785</wp:posOffset>
            </wp:positionH>
            <wp:positionV relativeFrom="paragraph">
              <wp:posOffset>63159</wp:posOffset>
            </wp:positionV>
            <wp:extent cx="4244340" cy="655955"/>
            <wp:effectExtent l="0" t="0" r="0" b="4445"/>
            <wp:wrapSquare wrapText="bothSides"/>
            <wp:docPr id="289577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77812" name="Picture 289577812"/>
                    <pic:cNvPicPr/>
                  </pic:nvPicPr>
                  <pic:blipFill rotWithShape="1">
                    <a:blip r:embed="rId6">
                      <a:extLst>
                        <a:ext uri="{28A0092B-C50C-407E-A947-70E740481C1C}">
                          <a14:useLocalDpi xmlns:a14="http://schemas.microsoft.com/office/drawing/2010/main" val="0"/>
                        </a:ext>
                      </a:extLst>
                    </a:blip>
                    <a:srcRect l="5982" t="7084" r="19662" b="78023"/>
                    <a:stretch/>
                  </pic:blipFill>
                  <pic:spPr bwMode="auto">
                    <a:xfrm>
                      <a:off x="0" y="0"/>
                      <a:ext cx="4244340"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38A">
        <w:rPr>
          <w:rFonts w:ascii="Arial" w:hAnsi="Arial" w:cs="Arial"/>
          <w:i/>
          <w:iCs/>
          <w:sz w:val="22"/>
          <w:szCs w:val="22"/>
        </w:rPr>
        <w:t>Patient Samples:</w:t>
      </w:r>
      <w:r w:rsidRPr="00EC438A">
        <w:rPr>
          <w:rFonts w:ascii="Arial" w:hAnsi="Arial" w:cs="Arial"/>
          <w:sz w:val="22"/>
          <w:szCs w:val="22"/>
        </w:rPr>
        <w:t xml:space="preserve"> </w:t>
      </w:r>
      <w:r w:rsidRPr="00F32498">
        <w:rPr>
          <w:rFonts w:ascii="Arial" w:hAnsi="Arial" w:cs="Arial"/>
          <w:sz w:val="22"/>
          <w:szCs w:val="22"/>
        </w:rPr>
        <w:t xml:space="preserve">I will be using serum samples from multiple collaborative cohorts, as outlined in </w:t>
      </w:r>
      <w:r w:rsidRPr="00F32498">
        <w:rPr>
          <w:rFonts w:ascii="Arial" w:hAnsi="Arial" w:cs="Arial"/>
          <w:b/>
          <w:bCs/>
          <w:sz w:val="22"/>
          <w:szCs w:val="22"/>
        </w:rPr>
        <w:t>Table 1</w:t>
      </w:r>
      <w:r w:rsidRPr="00F32498">
        <w:rPr>
          <w:rFonts w:ascii="Arial" w:hAnsi="Arial" w:cs="Arial"/>
          <w:sz w:val="22"/>
          <w:szCs w:val="22"/>
        </w:rPr>
        <w:t xml:space="preserve">. In my preliminary work, I established a collaboration with the VCRC to develop my </w:t>
      </w:r>
      <w:r w:rsidRPr="00F32498">
        <w:rPr>
          <w:rFonts w:ascii="Arial" w:hAnsi="Arial" w:cs="Arial"/>
          <w:b/>
          <w:bCs/>
          <w:sz w:val="22"/>
          <w:szCs w:val="22"/>
        </w:rPr>
        <w:t>Discovery Cohort</w:t>
      </w:r>
      <w:r w:rsidRPr="00F32498">
        <w:rPr>
          <w:rFonts w:ascii="Arial" w:hAnsi="Arial" w:cs="Arial"/>
          <w:sz w:val="22"/>
          <w:szCs w:val="22"/>
        </w:rPr>
        <w:t xml:space="preserve"> from their large, multi-organizational biobank of well-annotated patient samples. This cohort was designed to discover autoantibodies that were unique to autoimmune vasculitis subtypes and consisted of patients with six different types of vasculitis. To fully validate and explore the anti-medin autoantibodies that were discovered in my preliminary work, the VCRC </w:t>
      </w:r>
      <w:r>
        <w:rPr>
          <w:rFonts w:ascii="Arial" w:hAnsi="Arial" w:cs="Arial"/>
          <w:sz w:val="22"/>
          <w:szCs w:val="22"/>
        </w:rPr>
        <w:t>will provide</w:t>
      </w:r>
      <w:r w:rsidRPr="00F32498">
        <w:rPr>
          <w:rFonts w:ascii="Arial" w:hAnsi="Arial" w:cs="Arial"/>
          <w:sz w:val="22"/>
          <w:szCs w:val="22"/>
        </w:rPr>
        <w:t xml:space="preserve"> </w:t>
      </w:r>
      <w:r w:rsidRPr="00F32498">
        <w:rPr>
          <w:rFonts w:ascii="Arial" w:hAnsi="Arial" w:cs="Arial"/>
          <w:b/>
          <w:bCs/>
          <w:sz w:val="22"/>
          <w:szCs w:val="22"/>
        </w:rPr>
        <w:t>Validation Cohort 1</w:t>
      </w:r>
      <w:r w:rsidRPr="00F32498">
        <w:rPr>
          <w:rFonts w:ascii="Arial" w:hAnsi="Arial" w:cs="Arial"/>
          <w:sz w:val="22"/>
          <w:szCs w:val="22"/>
        </w:rPr>
        <w:t xml:space="preserve">. I also established </w:t>
      </w:r>
      <w:r w:rsidRPr="00F32498">
        <w:rPr>
          <w:rFonts w:ascii="Arial" w:hAnsi="Arial" w:cs="Arial"/>
          <w:b/>
          <w:bCs/>
          <w:sz w:val="22"/>
          <w:szCs w:val="22"/>
        </w:rPr>
        <w:t xml:space="preserve">Validation Cohort 2 </w:t>
      </w:r>
      <w:r w:rsidRPr="00F32498">
        <w:rPr>
          <w:rFonts w:ascii="Arial" w:hAnsi="Arial" w:cs="Arial"/>
          <w:sz w:val="22"/>
          <w:szCs w:val="22"/>
        </w:rPr>
        <w:t>in collaboration with</w:t>
      </w:r>
      <w:r>
        <w:rPr>
          <w:rFonts w:ascii="Arial" w:hAnsi="Arial" w:cs="Arial"/>
          <w:sz w:val="22"/>
          <w:szCs w:val="22"/>
        </w:rPr>
        <w:t xml:space="preserve"> Dr.</w:t>
      </w:r>
      <w:r w:rsidRPr="00F32498">
        <w:rPr>
          <w:rFonts w:ascii="Arial" w:hAnsi="Arial" w:cs="Arial"/>
          <w:sz w:val="22"/>
          <w:szCs w:val="22"/>
        </w:rPr>
        <w:t xml:space="preserve"> Benjamin Terrier of the Universit</w:t>
      </w:r>
      <w:r>
        <w:rPr>
          <w:rFonts w:ascii="Arial" w:hAnsi="Arial" w:cs="Arial"/>
          <w:sz w:val="22"/>
          <w:szCs w:val="22"/>
        </w:rPr>
        <w:t>é</w:t>
      </w:r>
      <w:r w:rsidRPr="00F32498">
        <w:rPr>
          <w:rFonts w:ascii="Arial" w:hAnsi="Arial" w:cs="Arial"/>
          <w:sz w:val="22"/>
          <w:szCs w:val="22"/>
        </w:rPr>
        <w:t xml:space="preserve"> Paris </w:t>
      </w:r>
      <w:proofErr w:type="spellStart"/>
      <w:r w:rsidRPr="00F32498">
        <w:rPr>
          <w:rFonts w:ascii="Arial" w:hAnsi="Arial" w:cs="Arial"/>
          <w:sz w:val="22"/>
          <w:szCs w:val="22"/>
        </w:rPr>
        <w:t>Cit</w:t>
      </w:r>
      <w:r>
        <w:rPr>
          <w:rFonts w:ascii="Arial" w:hAnsi="Arial" w:cs="Arial"/>
          <w:sz w:val="22"/>
          <w:szCs w:val="22"/>
        </w:rPr>
        <w:t>é</w:t>
      </w:r>
      <w:proofErr w:type="spellEnd"/>
      <w:r w:rsidRPr="00F32498">
        <w:rPr>
          <w:rFonts w:ascii="Arial" w:hAnsi="Arial" w:cs="Arial"/>
          <w:sz w:val="22"/>
          <w:szCs w:val="22"/>
        </w:rPr>
        <w:t xml:space="preserve">, to ensure there is no biobank-specific effects. To control for age as a variable in the presence of anti-medin autoantibodies, I </w:t>
      </w:r>
      <w:r>
        <w:rPr>
          <w:rFonts w:ascii="Arial" w:hAnsi="Arial" w:cs="Arial"/>
          <w:sz w:val="22"/>
          <w:szCs w:val="22"/>
        </w:rPr>
        <w:t>obtained</w:t>
      </w:r>
      <w:r w:rsidRPr="00F32498">
        <w:rPr>
          <w:rFonts w:ascii="Arial" w:hAnsi="Arial" w:cs="Arial"/>
          <w:sz w:val="22"/>
          <w:szCs w:val="22"/>
        </w:rPr>
        <w:t xml:space="preserve"> </w:t>
      </w:r>
      <w:r>
        <w:rPr>
          <w:rFonts w:ascii="Arial" w:hAnsi="Arial" w:cs="Arial"/>
          <w:bCs/>
          <w:sz w:val="22"/>
          <w:szCs w:val="22"/>
        </w:rPr>
        <w:t>h</w:t>
      </w:r>
      <w:r w:rsidRPr="006A7DB6">
        <w:rPr>
          <w:rFonts w:ascii="Arial" w:hAnsi="Arial" w:cs="Arial"/>
          <w:bCs/>
          <w:sz w:val="22"/>
          <w:szCs w:val="22"/>
        </w:rPr>
        <w:t xml:space="preserve">ealthy </w:t>
      </w:r>
      <w:r>
        <w:rPr>
          <w:rFonts w:ascii="Arial" w:hAnsi="Arial" w:cs="Arial"/>
          <w:bCs/>
          <w:sz w:val="22"/>
          <w:szCs w:val="22"/>
        </w:rPr>
        <w:t>c</w:t>
      </w:r>
      <w:r w:rsidRPr="006A7DB6">
        <w:rPr>
          <w:rFonts w:ascii="Arial" w:hAnsi="Arial" w:cs="Arial"/>
          <w:bCs/>
          <w:sz w:val="22"/>
          <w:szCs w:val="22"/>
        </w:rPr>
        <w:t>ontrol</w:t>
      </w:r>
      <w:r>
        <w:rPr>
          <w:rFonts w:ascii="Arial" w:hAnsi="Arial" w:cs="Arial"/>
          <w:bCs/>
          <w:sz w:val="22"/>
          <w:szCs w:val="22"/>
        </w:rPr>
        <w:t xml:space="preserve"> sample</w:t>
      </w:r>
      <w:r w:rsidRPr="006A7DB6">
        <w:rPr>
          <w:rFonts w:ascii="Arial" w:hAnsi="Arial" w:cs="Arial"/>
          <w:bCs/>
          <w:sz w:val="22"/>
          <w:szCs w:val="22"/>
        </w:rPr>
        <w:t>s</w:t>
      </w:r>
      <w:r w:rsidRPr="00F32498">
        <w:rPr>
          <w:rFonts w:ascii="Arial" w:hAnsi="Arial" w:cs="Arial"/>
          <w:sz w:val="22"/>
          <w:szCs w:val="22"/>
        </w:rPr>
        <w:t xml:space="preserve"> from </w:t>
      </w:r>
      <w:r>
        <w:rPr>
          <w:rFonts w:ascii="Arial" w:hAnsi="Arial" w:cs="Arial"/>
          <w:sz w:val="22"/>
          <w:szCs w:val="22"/>
        </w:rPr>
        <w:t xml:space="preserve">anonymous </w:t>
      </w:r>
      <w:r w:rsidRPr="00F32498">
        <w:rPr>
          <w:rFonts w:ascii="Arial" w:hAnsi="Arial" w:cs="Arial"/>
          <w:sz w:val="22"/>
          <w:szCs w:val="22"/>
        </w:rPr>
        <w:t xml:space="preserve">blood donors </w:t>
      </w:r>
      <w:r>
        <w:rPr>
          <w:rFonts w:ascii="Arial" w:hAnsi="Arial" w:cs="Arial"/>
          <w:sz w:val="22"/>
          <w:szCs w:val="22"/>
        </w:rPr>
        <w:t xml:space="preserve">from </w:t>
      </w:r>
      <w:proofErr w:type="spellStart"/>
      <w:r w:rsidRPr="00F32498">
        <w:rPr>
          <w:rFonts w:ascii="Arial" w:hAnsi="Arial" w:cs="Arial"/>
          <w:sz w:val="22"/>
          <w:szCs w:val="22"/>
        </w:rPr>
        <w:t>Vitalent</w:t>
      </w:r>
      <w:proofErr w:type="spellEnd"/>
      <w:r>
        <w:rPr>
          <w:rFonts w:ascii="Arial" w:hAnsi="Arial" w:cs="Arial"/>
          <w:sz w:val="22"/>
          <w:szCs w:val="22"/>
        </w:rPr>
        <w:t xml:space="preserve"> (formerly Blood Centers of the Pacific</w:t>
      </w:r>
      <w:r w:rsidR="007946C4">
        <w:rPr>
          <w:rFonts w:ascii="Arial" w:hAnsi="Arial" w:cs="Arial"/>
          <w:sz w:val="22"/>
          <w:szCs w:val="22"/>
        </w:rPr>
        <w:t xml:space="preserve">), </w:t>
      </w:r>
      <w:r w:rsidR="007946C4" w:rsidRPr="00F32498">
        <w:rPr>
          <w:rFonts w:ascii="Arial" w:hAnsi="Arial" w:cs="Arial"/>
          <w:sz w:val="22"/>
          <w:szCs w:val="22"/>
        </w:rPr>
        <w:t>that</w:t>
      </w:r>
      <w:r w:rsidRPr="00F32498">
        <w:rPr>
          <w:rFonts w:ascii="Arial" w:hAnsi="Arial" w:cs="Arial"/>
          <w:sz w:val="22"/>
          <w:szCs w:val="22"/>
        </w:rPr>
        <w:t xml:space="preserve"> had a normal distribution of age, with half of controls being over 50.</w:t>
      </w:r>
    </w:p>
    <w:p w14:paraId="40A5BE4A" w14:textId="77777777" w:rsidR="00A16AB3" w:rsidRPr="00F879DD" w:rsidRDefault="00A16AB3" w:rsidP="00A16AB3">
      <w:pPr>
        <w:rPr>
          <w:rFonts w:ascii="Arial" w:hAnsi="Arial" w:cs="Arial"/>
          <w:sz w:val="22"/>
          <w:szCs w:val="22"/>
        </w:rPr>
      </w:pPr>
      <w:r w:rsidRPr="00F879DD">
        <w:rPr>
          <w:rFonts w:ascii="Arial" w:hAnsi="Arial" w:cs="Arial"/>
          <w:i/>
          <w:sz w:val="22"/>
          <w:szCs w:val="22"/>
        </w:rPr>
        <w:t xml:space="preserve">Power calculations: </w:t>
      </w:r>
      <w:r w:rsidRPr="00996F2E">
        <w:rPr>
          <w:rFonts w:ascii="Arial" w:hAnsi="Arial" w:cs="Arial"/>
          <w:sz w:val="22"/>
          <w:szCs w:val="22"/>
        </w:rPr>
        <w:t xml:space="preserve">To design my cohorts, I performed a power analysis to determine the sample size needed to identify statistically significant autoantibodies using PhIP-seq. This technique quantifies antibody reactivity </w:t>
      </w:r>
      <w:r w:rsidRPr="00996F2E">
        <w:rPr>
          <w:rFonts w:ascii="Arial" w:hAnsi="Arial" w:cs="Arial"/>
          <w:sz w:val="22"/>
          <w:szCs w:val="22"/>
        </w:rPr>
        <w:lastRenderedPageBreak/>
        <w:t xml:space="preserve">as normalized peptide enrichments (reads per 100,000, or </w:t>
      </w:r>
      <w:proofErr w:type="spellStart"/>
      <w:r w:rsidRPr="00996F2E">
        <w:rPr>
          <w:rFonts w:ascii="Arial" w:hAnsi="Arial" w:cs="Arial"/>
          <w:sz w:val="22"/>
          <w:szCs w:val="22"/>
        </w:rPr>
        <w:t>rpk</w:t>
      </w:r>
      <w:proofErr w:type="spellEnd"/>
      <w:r w:rsidRPr="00996F2E">
        <w:rPr>
          <w:rFonts w:ascii="Arial" w:hAnsi="Arial" w:cs="Arial"/>
          <w:sz w:val="22"/>
          <w:szCs w:val="22"/>
        </w:rPr>
        <w:t xml:space="preserve">) across hundreds of thousands of phage-displayed human peptides. In prior experiments, the average standard deviation of </w:t>
      </w:r>
      <w:proofErr w:type="spellStart"/>
      <w:r w:rsidRPr="00996F2E">
        <w:rPr>
          <w:rFonts w:ascii="Arial" w:hAnsi="Arial" w:cs="Arial"/>
          <w:sz w:val="22"/>
          <w:szCs w:val="22"/>
        </w:rPr>
        <w:t>rpk</w:t>
      </w:r>
      <w:proofErr w:type="spellEnd"/>
      <w:r w:rsidRPr="00996F2E">
        <w:rPr>
          <w:rFonts w:ascii="Arial" w:hAnsi="Arial" w:cs="Arial"/>
          <w:sz w:val="22"/>
          <w:szCs w:val="22"/>
        </w:rPr>
        <w:t xml:space="preserve"> values in healthy individuals was 2.67. Given a minimum medin enrichment of 25 </w:t>
      </w:r>
      <w:proofErr w:type="spellStart"/>
      <w:r w:rsidRPr="00996F2E">
        <w:rPr>
          <w:rFonts w:ascii="Arial" w:hAnsi="Arial" w:cs="Arial"/>
          <w:sz w:val="22"/>
          <w:szCs w:val="22"/>
        </w:rPr>
        <w:t>rpk</w:t>
      </w:r>
      <w:proofErr w:type="spellEnd"/>
      <w:r w:rsidRPr="00996F2E">
        <w:rPr>
          <w:rFonts w:ascii="Arial" w:hAnsi="Arial" w:cs="Arial"/>
          <w:sz w:val="22"/>
          <w:szCs w:val="22"/>
        </w:rPr>
        <w:t xml:space="preserve"> in seropositive patients (Fig. 1D) and an estimated seroprevalence of 5%, I calculated that detecting this effect (Cohen’s d ≈ 3.75) with 80% power and a Bonferroni-corrected significance threshold of 0.01/200,000 (reflecting the average number of peptides analyzed post-filtering) would require approximately </w:t>
      </w:r>
      <w:r w:rsidRPr="008F4973">
        <w:rPr>
          <w:rFonts w:ascii="Arial" w:hAnsi="Arial" w:cs="Arial"/>
          <w:sz w:val="22"/>
          <w:szCs w:val="22"/>
          <w:u w:val="single"/>
        </w:rPr>
        <w:t>118 GCA samples and 6 healthy controls</w:t>
      </w:r>
      <w:r w:rsidRPr="00996F2E">
        <w:rPr>
          <w:rFonts w:ascii="Arial" w:hAnsi="Arial" w:cs="Arial"/>
          <w:sz w:val="22"/>
          <w:szCs w:val="22"/>
        </w:rPr>
        <w:t xml:space="preserve">. </w:t>
      </w:r>
      <w:r>
        <w:rPr>
          <w:rFonts w:ascii="Arial" w:hAnsi="Arial" w:cs="Arial"/>
          <w:sz w:val="22"/>
          <w:szCs w:val="22"/>
        </w:rPr>
        <w:t xml:space="preserve">This should be considered an absolute minimum requirement. </w:t>
      </w:r>
      <w:r w:rsidRPr="00996F2E">
        <w:rPr>
          <w:rFonts w:ascii="Arial" w:hAnsi="Arial" w:cs="Arial"/>
          <w:sz w:val="22"/>
          <w:szCs w:val="22"/>
        </w:rPr>
        <w:t xml:space="preserve">The GCA </w:t>
      </w:r>
      <w:r>
        <w:rPr>
          <w:rFonts w:ascii="Arial" w:hAnsi="Arial" w:cs="Arial"/>
          <w:sz w:val="22"/>
          <w:szCs w:val="22"/>
        </w:rPr>
        <w:t xml:space="preserve">study I have constructed for this proposal plans the screening of over 500 GCA patients and over 100 healthy controls, providing substantially more power to detect even weak effects. Thus, both </w:t>
      </w:r>
      <w:r w:rsidRPr="007B2C55">
        <w:rPr>
          <w:rFonts w:ascii="Arial" w:hAnsi="Arial" w:cs="Arial"/>
          <w:sz w:val="22"/>
          <w:szCs w:val="22"/>
          <w:u w:val="single"/>
        </w:rPr>
        <w:t xml:space="preserve">my Discovery Cohort and the combination of my Validation Cohorts are </w:t>
      </w:r>
      <w:r>
        <w:rPr>
          <w:rFonts w:ascii="Arial" w:hAnsi="Arial" w:cs="Arial"/>
          <w:sz w:val="22"/>
          <w:szCs w:val="22"/>
          <w:u w:val="single"/>
        </w:rPr>
        <w:t xml:space="preserve">more than sufficiently </w:t>
      </w:r>
      <w:r w:rsidRPr="007B2C55">
        <w:rPr>
          <w:rFonts w:ascii="Arial" w:hAnsi="Arial" w:cs="Arial"/>
          <w:sz w:val="22"/>
          <w:szCs w:val="22"/>
          <w:u w:val="single"/>
        </w:rPr>
        <w:t>powered to detect this conservative estimation of signal</w:t>
      </w:r>
      <w:r>
        <w:rPr>
          <w:rFonts w:ascii="Arial" w:hAnsi="Arial" w:cs="Arial"/>
          <w:sz w:val="22"/>
          <w:szCs w:val="22"/>
        </w:rPr>
        <w:t>.</w:t>
      </w:r>
    </w:p>
    <w:p w14:paraId="3181EB69" w14:textId="77777777" w:rsidR="00A16AB3" w:rsidRPr="00F32498" w:rsidRDefault="00A16AB3" w:rsidP="00A16AB3">
      <w:pPr>
        <w:rPr>
          <w:rFonts w:ascii="Arial" w:hAnsi="Arial" w:cs="Arial"/>
          <w:sz w:val="22"/>
          <w:szCs w:val="22"/>
        </w:rPr>
      </w:pPr>
    </w:p>
    <w:p w14:paraId="6030DC68"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Aim 1.1: Establish the seroprevalence of linear anti-medin autoantibodies in additional patient cohorts using PhIP-seq.</w:t>
      </w:r>
    </w:p>
    <w:p w14:paraId="4D8463A3" w14:textId="14A7A52F" w:rsidR="00A16AB3" w:rsidRPr="00F32498" w:rsidRDefault="00A16AB3" w:rsidP="00A16AB3">
      <w:pPr>
        <w:rPr>
          <w:rFonts w:ascii="Arial" w:hAnsi="Arial" w:cs="Arial"/>
          <w:sz w:val="22"/>
          <w:szCs w:val="22"/>
        </w:rPr>
      </w:pPr>
      <w:r w:rsidRPr="00F32498">
        <w:rPr>
          <w:rFonts w:ascii="Arial" w:hAnsi="Arial" w:cs="Arial"/>
          <w:i/>
          <w:iCs/>
          <w:sz w:val="22"/>
          <w:szCs w:val="22"/>
        </w:rPr>
        <w:t xml:space="preserve">Experimental approach: </w:t>
      </w:r>
      <w:r w:rsidRPr="002A5D47">
        <w:rPr>
          <w:rFonts w:ascii="Arial" w:hAnsi="Arial" w:cs="Arial"/>
          <w:sz w:val="22"/>
          <w:szCs w:val="22"/>
        </w:rPr>
        <w:t>I will validate anti-medin autoreactivity in two additional patient cohorts using PhIP-seq, following protocols developed by our lab</w:t>
      </w:r>
      <w:r w:rsidR="00543B35">
        <w:rPr>
          <w:rFonts w:ascii="Arial" w:hAnsi="Arial" w:cs="Arial"/>
          <w:sz w:val="22"/>
          <w:szCs w:val="22"/>
        </w:rPr>
        <w:fldChar w:fldCharType="begin"/>
      </w:r>
      <w:r w:rsidR="00543B35">
        <w:rPr>
          <w:rFonts w:ascii="Arial" w:hAnsi="Arial" w:cs="Arial"/>
          <w:sz w:val="22"/>
          <w:szCs w:val="22"/>
        </w:rPr>
        <w:instrText xml:space="preserve"> ADDIN ZOTERO_ITEM CSL_CITATION {"citationID":"WYQkSU59","properties":{"formattedCitation":"\\super 64\\nosupersub{}","plainCitation":"64","noteIndex":0},"citationItems":[{"id":1965,"uris":["http://zotero.org/users/10812369/items/KS8JM57B"],"itemData":{"id":1965,"type":"article","abstract":"This protocol describes the process of Phage Immunoprecipitation Sequencing (PhIP-Seq) as it is performed in the DeRisi lab. It is the basis of many published papers from our group and is used for the discovery of protein targets of antibodies. The technique uses T7 bacteriophage that display a library of tiled peptide fragments that cover a human or microbial proteome. Human sera or monoclonal antibody controls are incubated with a phage display library and antibodies are immunoprecipitated using protein A/G beads. The purified phage library is then amplified in E. coli and re-incubated with sera, typically using three rounds of enrichment. Enriched phage DNA is then sequenced to identify antibody reactivity. In this way, a proteomic assay (immunoprecipitation) is converted into a genomic assay, leveraging the significant advantages of next-generation sequencing counting statistics.","DOI":"10.17504/protocols.io.4r3l229qxl1y/v1","language":"en","license":"https://creativecommons.org/licenses/by/4.0/","source":"DOI.org (Crossref)","title":"DeRisi Lab Phage Immunoprecipitation Sequencing (PhIP-Seq) v1","URL":"https://www.protocols.io/view/derisi-lab-phage-immunoprecipitation-sequencing-ph-czw7x7hn","author":[{"family":"Kortbawi","given":"Hannah"},{"family":"Mandell-Brehm","given":"Caleigh"},{"family":"O'Donovan","given":"Brian"},{"family":"Not Provided","given":"Saravazquez"},{"family":"Not Provided","given":"Madhuraraghavan"},{"family":"Rackaityte","given":"Elze"},{"family":"Wang","given":"Grace"},{"family":"Saxena","given":"Aditi"},{"family":"Yu","given":"David"},{"family":"Derisi","given":"Joseph"}],"accessed":{"date-parts":[["2025",3,31]]},"issued":{"date-parts":[["2023",9,13]]}}}],"schema":"https://github.com/citation-style-language/schema/raw/master/csl-citation.json"} </w:instrText>
      </w:r>
      <w:r w:rsidR="00543B35">
        <w:rPr>
          <w:rFonts w:ascii="Arial" w:hAnsi="Arial" w:cs="Arial"/>
          <w:sz w:val="22"/>
          <w:szCs w:val="22"/>
        </w:rPr>
        <w:fldChar w:fldCharType="separate"/>
      </w:r>
      <w:r w:rsidR="00543B35" w:rsidRPr="00543B35">
        <w:rPr>
          <w:rFonts w:ascii="Arial" w:hAnsi="Arial" w:cs="Arial"/>
          <w:kern w:val="0"/>
          <w:sz w:val="22"/>
          <w:vertAlign w:val="superscript"/>
        </w:rPr>
        <w:t>64</w:t>
      </w:r>
      <w:r w:rsidR="00543B35">
        <w:rPr>
          <w:rFonts w:ascii="Arial" w:hAnsi="Arial" w:cs="Arial"/>
          <w:sz w:val="22"/>
          <w:szCs w:val="22"/>
        </w:rPr>
        <w:fldChar w:fldCharType="end"/>
      </w:r>
      <w:r w:rsidRPr="002A5D47">
        <w:rPr>
          <w:rFonts w:ascii="Arial" w:hAnsi="Arial" w:cs="Arial"/>
          <w:sz w:val="22"/>
          <w:szCs w:val="22"/>
        </w:rPr>
        <w:t xml:space="preserve"> (Fig. 1A). Positive controls include rabbit-derived anti-medin polyclonal antibodies (</w:t>
      </w:r>
      <w:r>
        <w:rPr>
          <w:rFonts w:ascii="Arial" w:hAnsi="Arial" w:cs="Arial"/>
          <w:sz w:val="22"/>
          <w:szCs w:val="22"/>
        </w:rPr>
        <w:t xml:space="preserve">generated through </w:t>
      </w:r>
      <w:proofErr w:type="spellStart"/>
      <w:r>
        <w:rPr>
          <w:rFonts w:ascii="Arial" w:hAnsi="Arial" w:cs="Arial"/>
          <w:sz w:val="22"/>
          <w:szCs w:val="22"/>
        </w:rPr>
        <w:t>GenScript</w:t>
      </w:r>
      <w:proofErr w:type="spellEnd"/>
      <w:r>
        <w:rPr>
          <w:rFonts w:ascii="Arial" w:hAnsi="Arial" w:cs="Arial"/>
          <w:sz w:val="22"/>
          <w:szCs w:val="22"/>
        </w:rPr>
        <w:t xml:space="preserve"> and validated by me through western blot of medin-expressing bacterial lysate</w:t>
      </w:r>
      <w:r w:rsidRPr="002A5D47">
        <w:rPr>
          <w:rFonts w:ascii="Arial" w:hAnsi="Arial" w:cs="Arial"/>
          <w:sz w:val="22"/>
          <w:szCs w:val="22"/>
        </w:rPr>
        <w:t xml:space="preserve">) and anti-GFAP monoclonal antibody; AG-bead only (mock-IP) serves as a negative control. Data will be analyzed using </w:t>
      </w:r>
      <w:proofErr w:type="spellStart"/>
      <w:r w:rsidRPr="002A5D47">
        <w:rPr>
          <w:rFonts w:ascii="Arial" w:hAnsi="Arial" w:cs="Arial"/>
          <w:sz w:val="22"/>
          <w:szCs w:val="22"/>
        </w:rPr>
        <w:t>Phagepy</w:t>
      </w:r>
      <w:proofErr w:type="spellEnd"/>
      <w:r w:rsidRPr="002A5D47">
        <w:rPr>
          <w:rFonts w:ascii="Arial" w:hAnsi="Arial" w:cs="Arial"/>
          <w:sz w:val="22"/>
          <w:szCs w:val="22"/>
        </w:rPr>
        <w:t>, a custom Python library I developed</w:t>
      </w:r>
      <w:r w:rsidR="00543B35">
        <w:rPr>
          <w:rFonts w:ascii="Arial" w:hAnsi="Arial" w:cs="Arial"/>
          <w:sz w:val="22"/>
          <w:szCs w:val="22"/>
        </w:rPr>
        <w:t>, that has been utilized in several publications</w:t>
      </w:r>
      <w:r w:rsidR="00543B35">
        <w:rPr>
          <w:rFonts w:ascii="Arial" w:hAnsi="Arial" w:cs="Arial"/>
          <w:sz w:val="22"/>
          <w:szCs w:val="22"/>
        </w:rPr>
        <w:fldChar w:fldCharType="begin"/>
      </w:r>
      <w:r w:rsidR="00543B35">
        <w:rPr>
          <w:rFonts w:ascii="Arial" w:hAnsi="Arial" w:cs="Arial"/>
          <w:sz w:val="22"/>
          <w:szCs w:val="22"/>
        </w:rPr>
        <w:instrText xml:space="preserve"> ADDIN ZOTERO_ITEM CSL_CITATION {"citationID":"7EUUrVks","properties":{"formattedCitation":"\\super 53,65,66\\nosupersub{}","plainCitation":"53,65,66","noteIndex":0},"citationItems":[{"id":748,"uris":["http://zotero.org/users/10812369/items/5C45RSHB"],"itemData":{"id":748,"type":"article","abstract":"Autoimmunity is characterized by loss of tolerance to tissue-specific as well as systemic antigens, resulting in complex autoantibody landscapes. Here, we introduce and extensively validate the performance characteristics of a murine proteome-wide library for phage display immunoprecipitation and sequencing (PhIP-seq), to profile mouse autoantibodies. This system and library were validated using seven genetic mouse models across a spectrum of autoreactivity. Mice deficient in antibody production (Rag2-/- and μMT) were used to model non-specific peptide enrichments, while cross-reactivity was evaluated using anti-ovalbumin B cell receptor (BCR)-restricted OB1 mice as a proof of principle. The PhIP-seq approach was then utilized to interrogate three distinct autoimmune disease models. First, serum from Lyn-/- IgD+/- mice with lupus-like disease was used to identify nuclear and apoptotic bleb reactivities, lending support to the hypothesis that apoptosis is a shared origin of these antigens. Second, serum from non-obese diabetic (NOD) mice, a polygenic model of pancreas-specific autoimmunity, enriched peptides derived from both insulin and predicted pancreatic proteins. Lastly, Aire-/- mouse sera were used to identify numerous auto-antigens, many of which were also observed in previous studies of humans with autoimmune polyendocrinopathy syndrome type 1 (APS1) carrying recessive mutations in AIRE. Among these were peptides derived from Perilipin-1, a validated autoimmune biomarker of generalized acquired lipodystrophy in humans. Autoreactivity to Perilipin-1 correlated with lymphocyte infiltration in adipose tissue and underscores the approach in revealing previously unknown specificities. These experiments support the use of murine proteome-wide PhIP-seq for antigenic profiling and autoantibody discovery, which may be employed to study a range of immune perturbations in mouse models of autoimmunity.","DOI":"10.1101/2023.04.07.535899","language":"en","license":"© 2023, Posted by Cold Spring Harbor Laboratory. This pre-print is available under a Creative Commons License (Attribution-NonCommercial 4.0 International), CC BY-NC 4.0, as described at http://creativecommons.org/licenses/by-nc/4.0/","note":"page: 2023.04.07.535899\nsection: New Results","publisher":"bioRxiv","source":"bioRxiv","title":"Validation of a murine proteome-wide phage display library for the identification of autoantibody specificities","URL":"https://www.biorxiv.org/content/10.1101/2023.04.07.535899v1","author":[{"family":"Rackaityte","given":"Elze"},{"family":"Proekt","given":"Irina"},{"family":"Miller","given":"Haleigh S."},{"family":"Ramesh","given":"Akshaya"},{"family":"Brooks","given":"Jeremy F."},{"family":"Kung","given":"Andrew F."},{"family":"Mandel-Brehm","given":"Caleigh"},{"family":"Yu","given":"David"},{"family":"Zamecnik","given":"Colin"},{"family":"Bair","given":"Rebecca"},{"family":"Vazquez","given":"Sara E."},{"family":"Sunshine","given":"Sara"},{"family":"Abram","given":"Clare L."},{"family":"Lowell","given":"Clifford A."},{"family":"Rizzuto","given":"Gabrielle"},{"family":"Wilson","given":"Michael R."},{"family":"Zikherman","given":"Julie"},{"family":"Anderson","given":"Mark S."},{"family":"DeRisi","given":"Joseph L."}],"accessed":{"date-parts":[["2023",4,17]]},"issued":{"date-parts":[["2023",4,7]]}}},{"id":1800,"uris":["http://zotero.org/users/10812369/items/TSQIXVIC"],"itemData":{"id":1800,"type":"article","abstract":"SUMMARY\n          \n            Complications from preterm birth are the leading cause of global mortality in children under age five\n            1,2\n            . Spontaneous preterm labor is the most common cause of preterm delivery and is associated with a breakdown of maternal-fetal tolerance\n            3–5\n            . However, the current understanding of the role of autoantibodies in this process has been limited to a handful of examples of pathogenic antibodies that occur with pregnancy complications\n            6–14\n            . Here, we employ proteome-wide autoantibody profiling via phage display immunoprecipitation and sequencing (PhIP-seq) to identify autoreactivities associated with imminent preterm delivery in maternal sera across four cohorts of human pregnancy (n=1,023). We find that spontaneous preterm pregnancies exhibit greater proteome-wide autoreactivity, validated by placental proteome immunoprecipitation mass spectrometry analysis using patient sera. Within the preterm birth associated autoreactive signature, we find enrichment for pathways known to be critical for normal pregnancy outcomes, including vascular development, reproductive hormones, and regulators of inflammation. Further analysis of autoreactive targets revealed involvement of the IL1β inflammatory cytokine cascade. IL1β is one of the few inflammatory cytokines sufficient to rapidly induce labor in animals\n            15–24\n            and it is also elevated in preterm human pregnancies\n            25–29\n            . Across these four cohorts, antibodies to cytokine IL1 receptor antagonist (IL1RA), a natural antagonist to IL1β are significantly enriched in roughly 10% of preterm pregnancies and yet are completely absent in term pregnancies. Sera from these patients functionally neutralizes IL1RA activity\n            in vitro\n            and anti-IL1RA induces greater resorption, inflammation, and vascular malperfusion in timed-pregnant mice\n            in vivo\n            . These findings suggest utility for serologic diagnostics as one approach to stratify risk of spontaneous preterm delivery in addition to interventional strategies for management of IL1β during pregnancy.","DOI":"10.1101/2024.10.03.24314850","language":"en","license":"http://creativecommons.org/licenses/by-nc/4.0/","source":"Obstetrics and Gynecology","title":"Autoantibodies in maternal serum predict spontaneous preterm delivery","URL":"http://medrxiv.org/lookup/doi/10.1101/2024.10.03.24314850","author":[{"family":"Rackaityte","given":"Elze"},{"family":"Borges","given":"Beltran"},{"family":"Shao","given":"Shirley J."},{"family":"Creery","given":"Joseph S."},{"family":"Kortbawi","given":"Hannah M."},{"family":"Miller","given":"Haleigh S."},{"family":"Mayer","given":"Margareta"},{"family":"Kouame","given":"Elaine"},{"family":"Mann","given":"Sabrina A."},{"family":"McCarthy","given":"Frank"},{"family":"Oltman","given":"Scott"},{"family":"Zorn","given":"Kelsey C."},{"family":"Kung","given":"Andrew F."},{"family":"Mitchell","given":"Anthea"},{"family":"Rizzuto","given":"Gabrielle"},{"family":"Baer","given":"Rebecca J."},{"family":"Mandel-Brehm","given":"Caleigh"},{"family":"Ryckman","given":"Kelli K."},{"family":"Gaw","given":"Stephanie L."},{"family":"Hillman","given":"Sara L."},{"family":"Jelliffe-Pawlowski","given":"Laura L."},{"family":"Halkias","given":"Joanna"},{"family":"Sobhani","given":"Nasim C."},{"family":"Elias","given":"Joshua E."},{"family":"MacKenzie","given":"Tippi C."},{"family":"DeRisi","given":"Joseph L."}],"accessed":{"date-parts":[["2025",2,21]]},"issued":{"date-parts":[["2024",10,4]]}}},{"id":1967,"uris":["http://zotero.org/users/10812369/items/RB94QJQG"],"itemData":{"id":1967,"type":"article","abstract":"Abstract\n          \n            Infection by\n            Trypanosoma cruzi\n            , the agent of Chagas disease, can irreparably damage the cardiac and gastrointestinal systems during decades of parasite persistence and related inflammation in these tissues. Diagnosis of chronic disease requires confirmation by multiple serological assays due to the imperfect performance of existing clinical tests. Current serology tests utilize antigens discovered over three decades ago with small specimen sets predominantly from South America, and lower test performance has been observed in patients who acquired\n            T. cruzi\n            infection in Central America and Mexico. Here, we attempt to address this gap by evaluating antibody responses against the entire\n            T. cruzi\n            proteome with phage display immunoprecipitation sequencing comprised of 228,127 47-amino acid peptides. We utilized diverse specimen sets from Mexico, Central America and South America, as well as different stages of cardiac disease severity, from 185 cases and 143 controls. We identified over 1,300 antigenic\n            T. cruzi\n            peptides derived from 961 proteins between specimen sets. A total of 67 peptides were reactive in 70% of samples across all regions, and 3 peptide epitopes were enriched in ≥90% of seropositive samples. Of these three, only one antigen, belonging to the trans-sialidase family, has not previously been described as a diagnostic target. Orthogonal validation of this peptide demonstrated increased antibody reactivity for infections originating from Central America. Overall, this study provides proteome-wide identification of seroreactive\n            T. cruzi\n            peptides across a large cohort spanning multiple endemic areas and identified a novel trans-sialidase peptide antigen (TS-2.23) with significant potential for translation into diagnostic serological assays.\n          \n          \n            One Sentence Summary\n            \n              Phage display immunoprecipitation sequencing (PhIP-seq) designed with a\n              T. cruzi\n              whole proteome library reveals a trans-sialidase peptide antigen (TS-2.23) with antibody responses highly prevalent across endemic regions of Latin America.","DOI":"10.1101/2025.01.22.25320967","language":"en","license":"http://creativecommons.org/licenses/by-nc/4.0/","source":"Infectious Diseases (except HIV/AIDS)","title":"A &lt;i&gt;Trypanosoma cruzi&lt;/i&gt; Trans-Sialidase Peptide Demonstrates High Serological Prevalence Among Infected Populations Across Endemic Regions of Latin America","URL":"http://medrxiv.org/lookup/doi/10.1101/2025.01.22.25320967","author":[{"family":"Kortbawi","given":"Hannah M."},{"family":"Marczak","given":"Ryan J."},{"family":"Rajan","given":"Jayant V."},{"family":"Bulaong","given":"Nash L."},{"family":"Pak","given":"John E."},{"family":"Wu","given":"Wesley"},{"family":"Wang","given":"Grace"},{"family":"Mitchell","given":"Anthea"},{"family":"Saxena","given":"Aditi"},{"family":"Maheshwari","given":"Aditi"},{"family":"Fleischmann","given":"Charles J."},{"family":"Kelly","given":"Emily A."},{"family":"Teal","given":"Evan"},{"family":"Townsend","given":"Rebecca L."},{"family":"Stramer","given":"Susan L."},{"family":"Okamoto","given":"Emi E."},{"family":"Sherbuk","given":"Jacqueline E."},{"family":"Clark","given":"Eva H."},{"family":"Gilman","given":"Robert H."},{"family":"Colanzi","given":"Rony"},{"family":"Gennatas","given":"Efstathios D."},{"family":"Bern","given":"Caryn"},{"family":"DeRisi","given":"Joseph L."},{"family":"Whitman","given":"Jeffrey D."}],"accessed":{"date-parts":[["2025",3,31]]},"issued":{"date-parts":[["2025",1,24]]}}}],"schema":"https://github.com/citation-style-language/schema/raw/master/csl-citation.json"} </w:instrText>
      </w:r>
      <w:r w:rsidR="00543B35">
        <w:rPr>
          <w:rFonts w:ascii="Arial" w:hAnsi="Arial" w:cs="Arial"/>
          <w:sz w:val="22"/>
          <w:szCs w:val="22"/>
        </w:rPr>
        <w:fldChar w:fldCharType="separate"/>
      </w:r>
      <w:r w:rsidR="00543B35" w:rsidRPr="00543B35">
        <w:rPr>
          <w:rFonts w:ascii="Arial" w:hAnsi="Arial" w:cs="Arial"/>
          <w:kern w:val="0"/>
          <w:sz w:val="22"/>
          <w:vertAlign w:val="superscript"/>
        </w:rPr>
        <w:t>53,65,66</w:t>
      </w:r>
      <w:r w:rsidR="00543B35">
        <w:rPr>
          <w:rFonts w:ascii="Arial" w:hAnsi="Arial" w:cs="Arial"/>
          <w:sz w:val="22"/>
          <w:szCs w:val="22"/>
        </w:rPr>
        <w:fldChar w:fldCharType="end"/>
      </w:r>
      <w:r w:rsidR="00543B35">
        <w:rPr>
          <w:rFonts w:ascii="Arial" w:hAnsi="Arial" w:cs="Arial"/>
          <w:sz w:val="22"/>
          <w:szCs w:val="22"/>
        </w:rPr>
        <w:t xml:space="preserve">. </w:t>
      </w:r>
      <w:r w:rsidRPr="002A5D47">
        <w:rPr>
          <w:rFonts w:ascii="Arial" w:hAnsi="Arial" w:cs="Arial"/>
          <w:sz w:val="22"/>
          <w:szCs w:val="22"/>
        </w:rPr>
        <w:t>Log-transformed enrichment values, normalized to mock-IP, will be compared between GCA patients and healthy controls using two-sided Student’s t-tests. I will also use multiple linear regression to assess potential confounding by age, sex, race, clinical features, and treatment</w:t>
      </w:r>
      <w:r w:rsidRPr="00F32498">
        <w:rPr>
          <w:rFonts w:ascii="Arial" w:hAnsi="Arial" w:cs="Arial"/>
          <w:sz w:val="22"/>
          <w:szCs w:val="22"/>
        </w:rPr>
        <w:t xml:space="preserve">s. </w:t>
      </w:r>
    </w:p>
    <w:p w14:paraId="6AEF4698" w14:textId="77777777" w:rsidR="00A16AB3" w:rsidRPr="00F32498" w:rsidRDefault="00A16AB3" w:rsidP="00A16AB3">
      <w:pPr>
        <w:rPr>
          <w:rFonts w:ascii="Arial" w:hAnsi="Arial" w:cs="Arial"/>
          <w:sz w:val="22"/>
          <w:szCs w:val="22"/>
        </w:rPr>
      </w:pPr>
    </w:p>
    <w:p w14:paraId="78742203" w14:textId="7B781768" w:rsidR="00A16AB3" w:rsidRPr="00F32498" w:rsidRDefault="00A16AB3" w:rsidP="00A16AB3">
      <w:pPr>
        <w:rPr>
          <w:rFonts w:ascii="Arial" w:hAnsi="Arial" w:cs="Arial"/>
          <w:sz w:val="22"/>
          <w:szCs w:val="22"/>
        </w:rPr>
      </w:pPr>
      <w:r w:rsidRPr="00F32498">
        <w:rPr>
          <w:rFonts w:ascii="Arial" w:hAnsi="Arial" w:cs="Arial"/>
          <w:i/>
          <w:sz w:val="22"/>
          <w:szCs w:val="22"/>
        </w:rPr>
        <w:t xml:space="preserve">Expected outcomes, </w:t>
      </w:r>
      <w:proofErr w:type="gramStart"/>
      <w:r w:rsidRPr="00F32498">
        <w:rPr>
          <w:rFonts w:ascii="Arial" w:hAnsi="Arial" w:cs="Arial"/>
          <w:i/>
          <w:sz w:val="22"/>
          <w:szCs w:val="22"/>
        </w:rPr>
        <w:t>caveats</w:t>
      </w:r>
      <w:proofErr w:type="gramEnd"/>
      <w:r w:rsidRPr="00F32498">
        <w:rPr>
          <w:rFonts w:ascii="Arial" w:hAnsi="Arial" w:cs="Arial"/>
          <w:i/>
          <w:sz w:val="22"/>
          <w:szCs w:val="22"/>
        </w:rPr>
        <w:t xml:space="preserve"> and alternative approaches</w:t>
      </w:r>
      <w:r w:rsidRPr="00F32498">
        <w:rPr>
          <w:rFonts w:ascii="Arial" w:hAnsi="Arial" w:cs="Arial"/>
          <w:sz w:val="22"/>
          <w:szCs w:val="22"/>
        </w:rPr>
        <w:t xml:space="preserve">: This sub-aim will establish the seroprevalence of anti-medin autoantibodies to linear epitopes in over 500 patients in GCA. </w:t>
      </w:r>
      <w:r>
        <w:rPr>
          <w:rFonts w:ascii="Arial" w:hAnsi="Arial" w:cs="Arial"/>
          <w:sz w:val="22"/>
          <w:szCs w:val="22"/>
        </w:rPr>
        <w:t>As noted above, one</w:t>
      </w:r>
      <w:r w:rsidRPr="00F32498">
        <w:rPr>
          <w:rFonts w:ascii="Arial" w:hAnsi="Arial" w:cs="Arial"/>
          <w:sz w:val="22"/>
          <w:szCs w:val="22"/>
        </w:rPr>
        <w:t xml:space="preserve"> caveat </w:t>
      </w:r>
      <w:r>
        <w:rPr>
          <w:rFonts w:ascii="Arial" w:hAnsi="Arial" w:cs="Arial"/>
          <w:sz w:val="22"/>
          <w:szCs w:val="22"/>
        </w:rPr>
        <w:t>of the</w:t>
      </w:r>
      <w:r w:rsidRPr="00F32498">
        <w:rPr>
          <w:rFonts w:ascii="Arial" w:hAnsi="Arial" w:cs="Arial"/>
          <w:sz w:val="22"/>
          <w:szCs w:val="22"/>
        </w:rPr>
        <w:t xml:space="preserve"> PhIP-seq </w:t>
      </w:r>
      <w:r>
        <w:rPr>
          <w:rFonts w:ascii="Arial" w:hAnsi="Arial" w:cs="Arial"/>
          <w:sz w:val="22"/>
          <w:szCs w:val="22"/>
        </w:rPr>
        <w:t xml:space="preserve">technique </w:t>
      </w:r>
      <w:r w:rsidRPr="00F32498">
        <w:rPr>
          <w:rFonts w:ascii="Arial" w:hAnsi="Arial" w:cs="Arial"/>
          <w:sz w:val="22"/>
          <w:szCs w:val="22"/>
        </w:rPr>
        <w:t xml:space="preserve">is </w:t>
      </w:r>
      <w:r>
        <w:rPr>
          <w:rFonts w:ascii="Arial" w:hAnsi="Arial" w:cs="Arial"/>
          <w:sz w:val="22"/>
          <w:szCs w:val="22"/>
        </w:rPr>
        <w:t xml:space="preserve">the </w:t>
      </w:r>
      <w:r w:rsidRPr="00F32498">
        <w:rPr>
          <w:rFonts w:ascii="Arial" w:hAnsi="Arial" w:cs="Arial"/>
          <w:sz w:val="22"/>
          <w:szCs w:val="22"/>
        </w:rPr>
        <w:t>limit</w:t>
      </w:r>
      <w:r>
        <w:rPr>
          <w:rFonts w:ascii="Arial" w:hAnsi="Arial" w:cs="Arial"/>
          <w:sz w:val="22"/>
          <w:szCs w:val="22"/>
        </w:rPr>
        <w:t xml:space="preserve">ation </w:t>
      </w:r>
      <w:r w:rsidRPr="00F32498">
        <w:rPr>
          <w:rFonts w:ascii="Arial" w:hAnsi="Arial" w:cs="Arial"/>
          <w:sz w:val="22"/>
          <w:szCs w:val="22"/>
        </w:rPr>
        <w:t xml:space="preserve">to the detection of linear </w:t>
      </w:r>
      <w:r>
        <w:rPr>
          <w:rFonts w:ascii="Arial" w:hAnsi="Arial" w:cs="Arial"/>
          <w:sz w:val="22"/>
          <w:szCs w:val="22"/>
        </w:rPr>
        <w:t xml:space="preserve">epitopes. This will be directly </w:t>
      </w:r>
      <w:r w:rsidR="00543B35">
        <w:rPr>
          <w:rFonts w:ascii="Arial" w:hAnsi="Arial" w:cs="Arial"/>
          <w:sz w:val="22"/>
          <w:szCs w:val="22"/>
        </w:rPr>
        <w:t xml:space="preserve">addressed </w:t>
      </w:r>
      <w:r w:rsidR="00543B35" w:rsidRPr="00F32498">
        <w:rPr>
          <w:rFonts w:ascii="Arial" w:hAnsi="Arial" w:cs="Arial"/>
          <w:sz w:val="22"/>
          <w:szCs w:val="22"/>
        </w:rPr>
        <w:t>in</w:t>
      </w:r>
      <w:r w:rsidRPr="00F32498">
        <w:rPr>
          <w:rFonts w:ascii="Arial" w:hAnsi="Arial" w:cs="Arial"/>
          <w:sz w:val="22"/>
          <w:szCs w:val="22"/>
        </w:rPr>
        <w:t xml:space="preserve"> Sub-aims 1.2 and 1.3 using ELISA as an orthogonal assay, painting a full picture of seroprevalence in these </w:t>
      </w:r>
      <w:proofErr w:type="gramStart"/>
      <w:r w:rsidRPr="00F32498">
        <w:rPr>
          <w:rFonts w:ascii="Arial" w:hAnsi="Arial" w:cs="Arial"/>
          <w:sz w:val="22"/>
          <w:szCs w:val="22"/>
        </w:rPr>
        <w:t>populations</w:t>
      </w:r>
      <w:proofErr w:type="gramEnd"/>
    </w:p>
    <w:p w14:paraId="1A49C367" w14:textId="5EA1DE4D" w:rsidR="00A16AB3" w:rsidRDefault="00A16AB3" w:rsidP="00A16AB3">
      <w:pPr>
        <w:spacing w:before="100" w:beforeAutospacing="1" w:after="100" w:afterAutospacing="1"/>
        <w:rPr>
          <w:rFonts w:ascii="Arial" w:hAnsi="Arial" w:cs="Arial"/>
          <w:sz w:val="22"/>
          <w:szCs w:val="22"/>
        </w:rPr>
      </w:pPr>
      <w:r w:rsidRPr="006A7DB6">
        <w:rPr>
          <w:rFonts w:ascii="Arial" w:hAnsi="Arial" w:cs="Arial"/>
          <w:i/>
          <w:iCs/>
          <w:sz w:val="22"/>
          <w:szCs w:val="22"/>
        </w:rPr>
        <w:t>Deliverables and future directions</w:t>
      </w:r>
      <w:r w:rsidRPr="00F32498">
        <w:rPr>
          <w:rFonts w:ascii="Arial" w:hAnsi="Arial" w:cs="Arial"/>
          <w:sz w:val="22"/>
          <w:szCs w:val="22"/>
        </w:rPr>
        <w:t>: In this aim I will perform PhIP-seq in multiple large cohorts of GCA patients</w:t>
      </w:r>
      <w:r>
        <w:rPr>
          <w:rFonts w:ascii="Arial" w:hAnsi="Arial" w:cs="Arial"/>
          <w:sz w:val="22"/>
          <w:szCs w:val="22"/>
        </w:rPr>
        <w:t>. To my knowledge</w:t>
      </w:r>
      <w:r w:rsidRPr="00F32498">
        <w:rPr>
          <w:rFonts w:ascii="Arial" w:hAnsi="Arial" w:cs="Arial"/>
          <w:sz w:val="22"/>
          <w:szCs w:val="22"/>
        </w:rPr>
        <w:t>,</w:t>
      </w:r>
      <w:r>
        <w:rPr>
          <w:rFonts w:ascii="Arial" w:hAnsi="Arial" w:cs="Arial"/>
          <w:sz w:val="22"/>
          <w:szCs w:val="22"/>
        </w:rPr>
        <w:t xml:space="preserve"> this would represent </w:t>
      </w:r>
      <w:r w:rsidRPr="00543B35">
        <w:rPr>
          <w:rFonts w:ascii="Arial" w:hAnsi="Arial" w:cs="Arial"/>
          <w:sz w:val="22"/>
          <w:szCs w:val="22"/>
          <w:u w:val="single"/>
        </w:rPr>
        <w:t>the most comprehensive experiment in antibody discovery in GCA to date, using the largest collection to date of patient sample amassed together</w:t>
      </w:r>
      <w:r w:rsidRPr="00F32498">
        <w:rPr>
          <w:rFonts w:ascii="Arial" w:hAnsi="Arial" w:cs="Arial"/>
          <w:sz w:val="22"/>
          <w:szCs w:val="22"/>
        </w:rPr>
        <w:t>.</w:t>
      </w:r>
      <w:r>
        <w:rPr>
          <w:rFonts w:ascii="Arial" w:hAnsi="Arial" w:cs="Arial"/>
          <w:sz w:val="22"/>
          <w:szCs w:val="22"/>
        </w:rPr>
        <w:t xml:space="preserve"> While this proposal is focused on medin as a putative target in GCA, this aim will also deliver a rigorous proteome-wide analysis of autoreactivities, and thus may deliver additional targets worthy of pursuit, all of which will contribute to defining the overall immune landscape of GCA and vasculitis more generally.  </w:t>
      </w:r>
    </w:p>
    <w:p w14:paraId="1ADA1911" w14:textId="77777777" w:rsidR="00A16AB3" w:rsidRDefault="00A16AB3" w:rsidP="00A16AB3">
      <w:pPr>
        <w:rPr>
          <w:rFonts w:ascii="Arial" w:hAnsi="Arial" w:cs="Arial"/>
          <w:b/>
          <w:bCs/>
          <w:sz w:val="22"/>
          <w:szCs w:val="22"/>
        </w:rPr>
      </w:pPr>
      <w:r w:rsidRPr="00F32498">
        <w:rPr>
          <w:rFonts w:ascii="Arial" w:hAnsi="Arial" w:cs="Arial"/>
          <w:b/>
          <w:bCs/>
          <w:sz w:val="22"/>
          <w:szCs w:val="22"/>
        </w:rPr>
        <w:t>Aim 1.2: Develop a sensitive and specific ELISA assay to detect autoantibodies medin amyloid.</w:t>
      </w:r>
    </w:p>
    <w:p w14:paraId="3C006210" w14:textId="6B2872A9" w:rsidR="00A16AB3" w:rsidRDefault="00A16AB3" w:rsidP="00A16AB3">
      <w:pPr>
        <w:rPr>
          <w:rFonts w:ascii="Arial" w:hAnsi="Arial" w:cs="Arial"/>
          <w:iCs/>
          <w:sz w:val="22"/>
          <w:szCs w:val="22"/>
        </w:rPr>
      </w:pPr>
      <w:r w:rsidRPr="00F32498">
        <w:rPr>
          <w:rFonts w:ascii="Arial" w:hAnsi="Arial" w:cs="Arial"/>
          <w:i/>
          <w:iCs/>
          <w:sz w:val="22"/>
          <w:szCs w:val="22"/>
        </w:rPr>
        <w:t>Experimental approach</w:t>
      </w:r>
      <w:r>
        <w:rPr>
          <w:rFonts w:ascii="Arial" w:hAnsi="Arial" w:cs="Arial"/>
          <w:i/>
          <w:iCs/>
          <w:sz w:val="22"/>
          <w:szCs w:val="22"/>
        </w:rPr>
        <w:t xml:space="preserve">: </w:t>
      </w:r>
      <w:r w:rsidRPr="002A5D47">
        <w:rPr>
          <w:rFonts w:ascii="Arial" w:hAnsi="Arial" w:cs="Arial"/>
          <w:iCs/>
          <w:sz w:val="22"/>
          <w:szCs w:val="22"/>
        </w:rPr>
        <w:t>I will express and purify recombinant medin peptide in a bacterial system by cloning the sequence into a GST-tagged vector (pGEX-6P-3) and expressing it in BL21 E. coli cells</w:t>
      </w:r>
      <w:r w:rsidR="00543B35">
        <w:rPr>
          <w:rFonts w:ascii="Arial" w:hAnsi="Arial" w:cs="Arial"/>
          <w:iCs/>
          <w:sz w:val="22"/>
          <w:szCs w:val="22"/>
        </w:rPr>
        <w:fldChar w:fldCharType="begin"/>
      </w:r>
      <w:r w:rsidR="00543B35">
        <w:rPr>
          <w:rFonts w:ascii="Arial" w:hAnsi="Arial" w:cs="Arial"/>
          <w:iCs/>
          <w:sz w:val="22"/>
          <w:szCs w:val="22"/>
        </w:rPr>
        <w:instrText xml:space="preserve"> ADDIN ZOTERO_ITEM CSL_CITATION {"citationID":"HtT7BvFY","properties":{"formattedCitation":"\\super 67,68\\nosupersub{}","plainCitation":"67,68","noteIndex":0},"citationItems":[{"id":1320,"uris":["http://zotero.org/users/10812369/items/XNSTFXEF"],"itemData":{"id":1320,"type":"article-journal","abstract":"Medin amyloid a</w:instrText>
      </w:r>
      <w:r w:rsidR="00543B35">
        <w:rPr>
          <w:rFonts w:ascii="Cambria Math" w:hAnsi="Cambria Math" w:cs="Cambria Math"/>
          <w:iCs/>
          <w:sz w:val="22"/>
          <w:szCs w:val="22"/>
        </w:rPr>
        <w:instrText>ﬀ</w:instrText>
      </w:r>
      <w:r w:rsidR="00543B35">
        <w:rPr>
          <w:rFonts w:ascii="Arial" w:hAnsi="Arial" w:cs="Arial"/>
          <w:iCs/>
          <w:sz w:val="22"/>
          <w:szCs w:val="22"/>
        </w:rPr>
        <w:instrText>ects the medial layer of the thoracic aorta of most people above 50 years of age. The consequences of this amyloid are not completely known but the deposits may contribute to diseases such as thoracic aortic aneurysm and dissection or to the general diminished elasticity of blood vessels seen in elderly people. We show that the 50-amino acid residue peptide medin forms amyloid-like ﬁbrils in vitro. With the use of Congo red staining, Thioﬂavin T ﬂuorescence, electron microscopy, and a solid-phase binding assay on di</w:instrText>
      </w:r>
      <w:r w:rsidR="00543B35">
        <w:rPr>
          <w:rFonts w:ascii="Cambria Math" w:hAnsi="Cambria Math" w:cs="Cambria Math"/>
          <w:iCs/>
          <w:sz w:val="22"/>
          <w:szCs w:val="22"/>
        </w:rPr>
        <w:instrText>ﬀ</w:instrText>
      </w:r>
      <w:r w:rsidR="00543B35">
        <w:rPr>
          <w:rFonts w:ascii="Arial" w:hAnsi="Arial" w:cs="Arial"/>
          <w:iCs/>
          <w:sz w:val="22"/>
          <w:szCs w:val="22"/>
        </w:rPr>
        <w:instrText xml:space="preserve">erent synthetic peptides, we identiﬁed the last 18–19 amino acid residues to constitute the amyloid-promoting region of medin. We also demonstrate that the two C-terminal phenylalanines, previously suggested to be of importance for amyloid formation, are not required for medin amyloid formation.","container-title":"Biochemical and Biophysical Research Communications","DOI":"10.1016/j.bbrc.2007.06.187","ISSN":"0006291X","issue":"4","journalAbbreviation":"Biochemical and Biophysical Research Communications","language":"en","license":"https://www.elsevier.com/tdm/userlicense/1.0/","page":"822-828","source":"DOI.org (Crossref)","title":"Unwinding fibril formation of medin, the peptide of the most common form of human amyloid","volume":"361","author":[{"family":"Larsson","given":"Annika"},{"family":"Söderberg","given":"Linda"},{"family":"Westermark","given":"Gunilla T."},{"family":"Sletten","given":"Knut"},{"family":"Engström","given":"Ulla"},{"family":"Tjernberg","given":"Lars O."},{"family":"Näslund","given":"Jan"},{"family":"Westermark","given":"Per"}],"issued":{"date-parts":[["2007",10]]}}},{"id":1298,"uris":["http://zotero.org/users/10812369/items/ISKCM8FJ"],"itemData":{"id":1298,"type":"article-journal","abstract":"The 50-amino acid protein medin is the main ﬁbrillar component of human aortic medial amyloid (AMA), the most common form of localised amyloid which affects 97% of Caucasians over the age of 50. Structural models for several amyloid assemblies, including the Alzheimer’s amyloid-b peptides, have been deﬁned from solid-state nuclear magnetic resonance (SSNMR) measurements on 13C- and 15N-labelled protein ﬁbrils. SSNMR-derived structural information on ﬁbrillar medin is scant, however, because studies to date have been restricted to limited measurements on site-speciﬁcally labelled protein prepared by solid-phase synthesis. Here we report a procedure for the expression of a SUMO-medin fusion protein in Escherichia coli and IMAC puriﬁcation yielding pure, uniformly 13C,15N-labelled medin in quantities required for SSNMR analysis. Thioﬂavin T ﬂuorescence and dynamic light scattering measurements and transmission electron microscopy analysis conﬁrm that recombinant medin assembles into amyloid-like ﬁbrils over a 48-h period. The ﬁrst 13C and 15N SSNMR spectra obtained for uniformly-labelled ﬁbrils indicate that medin adopts a predominantly b-sheet conformation with some unstructured elements, and provide the basis for further, more detailed structural investigations.","container-title":"Protein Expression and Purification","DOI":"10.1016/j.pep.2014.02.009","ISSN":"10465928","journalAbbreviation":"Protein Expression and Purification","language":"en","page":"32-37","source":"DOI.org (Crossref)","title":"Expression and purification of the aortic amyloid polypeptide medin","volume":"98","author":[{"family":"Davies","given":"Hannah A."},{"family":"Wilkinson","given":"Mark C."},{"family":"Gibson","given":"Robert P."},{"family":"Middleton","given":"David A."}],"issued":{"date-parts":[["2014",6]]}}}],"schema":"https://github.com/citation-style-language/schema/raw/master/csl-citation.json"} </w:instrText>
      </w:r>
      <w:r w:rsidR="00543B35">
        <w:rPr>
          <w:rFonts w:ascii="Arial" w:hAnsi="Arial" w:cs="Arial"/>
          <w:iCs/>
          <w:sz w:val="22"/>
          <w:szCs w:val="22"/>
        </w:rPr>
        <w:fldChar w:fldCharType="separate"/>
      </w:r>
      <w:r w:rsidR="00543B35" w:rsidRPr="00543B35">
        <w:rPr>
          <w:rFonts w:ascii="Arial" w:hAnsi="Arial" w:cs="Arial"/>
          <w:kern w:val="0"/>
          <w:sz w:val="22"/>
          <w:vertAlign w:val="superscript"/>
        </w:rPr>
        <w:t>67,68</w:t>
      </w:r>
      <w:r w:rsidR="00543B35">
        <w:rPr>
          <w:rFonts w:ascii="Arial" w:hAnsi="Arial" w:cs="Arial"/>
          <w:iCs/>
          <w:sz w:val="22"/>
          <w:szCs w:val="22"/>
        </w:rPr>
        <w:fldChar w:fldCharType="end"/>
      </w:r>
      <w:r w:rsidRPr="002A5D47">
        <w:rPr>
          <w:rFonts w:ascii="Arial" w:hAnsi="Arial" w:cs="Arial"/>
          <w:iCs/>
          <w:sz w:val="22"/>
          <w:szCs w:val="22"/>
        </w:rPr>
        <w:t>. The GST-tag enhances solubility, enables purification on glutathione-coated columns, and serves as a control for monomeric versus aggregated medin, as it inhibits amyloid formation</w:t>
      </w:r>
      <w:r w:rsidR="00F20A52">
        <w:rPr>
          <w:rFonts w:ascii="Arial" w:hAnsi="Arial" w:cs="Arial"/>
          <w:iCs/>
          <w:sz w:val="22"/>
          <w:szCs w:val="22"/>
        </w:rPr>
        <w:fldChar w:fldCharType="begin"/>
      </w:r>
      <w:r w:rsidR="00F20A52">
        <w:rPr>
          <w:rFonts w:ascii="Arial" w:hAnsi="Arial" w:cs="Arial"/>
          <w:iCs/>
          <w:sz w:val="22"/>
          <w:szCs w:val="22"/>
        </w:rPr>
        <w:instrText xml:space="preserve"> ADDIN ZOTERO_ITEM CSL_CITATION {"citationID":"0qzT5mfV","properties":{"formattedCitation":"\\super 69\\nosupersub{}","plainCitation":"69","noteIndex":0},"citationItems":[{"id":1608,"uris":["http://zotero.org/users/10812369/items/2NL2SJAI"],"itemData":{"id":1608,"type":"chapter","abstract":"This chapter describes the use of glutathione S-transferase (GST) gene fusion proteins as a method for inducible, high-level protein expression and purification from bacterial cell lysates. The protein is expressed in a pGEX vector, with the GST moiety located at the N-terminus followed by the target protein. The use of GST as a fusion tag is desirable because it can act as a chaperone to facilitate protein folding, and frequently the fusion protein can be expressed as a soluble protein rather than in inclusion bodies. Additionally, the GST fusion protein can be affinity purified facilely without denaturation or use of mild detergents. The fusion protein is captured by immobilized glutathione and impurities are washed away. The fusion protein then is eluted under mild, non-denaturing conditions using reduced glutathione. If desired, the removal of the GST affinity tag is accomplished by using a site-specific protease recognition sequence located between the GST moiety and the target protein. Purified proteins have been used successfully in immunological studies, structure determinations, vaccine production, protein-protein, and proteinDNA interaction studies and other biochemical analysis.","container-title":"Protein Chromatography","event-place":"Totowa, NJ","ISBN":"978-1-60761-912-3","language":"en","note":"collection-title: Methods in Molecular Biology\nDOI: 10.1007/978-1-60761-913-0_14","page":"259-280","publisher":"Humana Press","publisher-place":"Totowa, NJ","source":"DOI.org (Crossref)","title":"Purification of Proteins Fused to Glutathione S-Transferase","URL":"https://link.springer.com/10.1007/978-1-60761-913-0_14","volume":"681","editor":[{"family":"Walls","given":"Dermot"},{"family":"Loughran","given":"Sinéad T."}],"author":[{"family":"Harper","given":"Sandra"},{"family":"Speicher","given":"David W."}],"accessed":{"date-parts":[["2025",1,23]]},"issued":{"date-parts":[["2011"]]}}}],"schema":"https://github.com/citation-style-language/schema/raw/master/csl-citation.json"} </w:instrText>
      </w:r>
      <w:r w:rsidR="00F20A52">
        <w:rPr>
          <w:rFonts w:ascii="Arial" w:hAnsi="Arial" w:cs="Arial"/>
          <w:iCs/>
          <w:sz w:val="22"/>
          <w:szCs w:val="22"/>
        </w:rPr>
        <w:fldChar w:fldCharType="separate"/>
      </w:r>
      <w:r w:rsidR="00F20A52" w:rsidRPr="00F20A52">
        <w:rPr>
          <w:rFonts w:ascii="Arial" w:hAnsi="Arial" w:cs="Arial"/>
          <w:kern w:val="0"/>
          <w:sz w:val="22"/>
          <w:vertAlign w:val="superscript"/>
        </w:rPr>
        <w:t>69</w:t>
      </w:r>
      <w:r w:rsidR="00F20A52">
        <w:rPr>
          <w:rFonts w:ascii="Arial" w:hAnsi="Arial" w:cs="Arial"/>
          <w:iCs/>
          <w:sz w:val="22"/>
          <w:szCs w:val="22"/>
        </w:rPr>
        <w:fldChar w:fldCharType="end"/>
      </w:r>
      <w:r w:rsidR="00F20A52" w:rsidRPr="00F20A52">
        <w:rPr>
          <w:rFonts w:ascii="Arial" w:hAnsi="Arial" w:cs="Arial"/>
          <w:iCs/>
          <w:sz w:val="22"/>
          <w:szCs w:val="22"/>
          <w:vertAlign w:val="superscript"/>
        </w:rPr>
        <w:t>,</w:t>
      </w:r>
      <w:r w:rsidR="00543B35">
        <w:rPr>
          <w:rFonts w:ascii="Arial" w:hAnsi="Arial" w:cs="Arial"/>
          <w:iCs/>
          <w:sz w:val="22"/>
          <w:szCs w:val="22"/>
        </w:rPr>
        <w:fldChar w:fldCharType="begin"/>
      </w:r>
      <w:r w:rsidR="00F20A52">
        <w:rPr>
          <w:rFonts w:ascii="Arial" w:hAnsi="Arial" w:cs="Arial"/>
          <w:iCs/>
          <w:sz w:val="22"/>
          <w:szCs w:val="22"/>
        </w:rPr>
        <w:instrText xml:space="preserve"> ADDIN ZOTERO_ITEM CSL_CITATION {"citationID":"zwyExfTp","properties":{"formattedCitation":"\\super 67\\nosupersub{}","plainCitation":"67","noteIndex":0},"citationItems":[{"id":1320,"uris":["http://zotero.org/users/10812369/items/XNSTFXEF"],"itemData":{"id":1320,"type":"article-journal","abstract":"Medin amyloid a</w:instrText>
      </w:r>
      <w:r w:rsidR="00F20A52">
        <w:rPr>
          <w:rFonts w:ascii="Cambria Math" w:hAnsi="Cambria Math" w:cs="Cambria Math"/>
          <w:iCs/>
          <w:sz w:val="22"/>
          <w:szCs w:val="22"/>
        </w:rPr>
        <w:instrText>ﬀ</w:instrText>
      </w:r>
      <w:r w:rsidR="00F20A52">
        <w:rPr>
          <w:rFonts w:ascii="Arial" w:hAnsi="Arial" w:cs="Arial"/>
          <w:iCs/>
          <w:sz w:val="22"/>
          <w:szCs w:val="22"/>
        </w:rPr>
        <w:instrText>ects the medial layer of the thoracic aorta of most people above 50 years of age. The consequences of this amyloid are not completely known but the deposits may contribute to diseases such as thoracic aortic aneurysm and dissection or to the general diminished elasticity of blood vessels seen in elderly people. We show that the 50-amino acid residue peptide medin forms amyloid-like ﬁbrils in vitro. With the use of Congo red staining, Thioﬂavin T ﬂuorescence, electron microscopy, and a solid-phase binding assay on di</w:instrText>
      </w:r>
      <w:r w:rsidR="00F20A52">
        <w:rPr>
          <w:rFonts w:ascii="Cambria Math" w:hAnsi="Cambria Math" w:cs="Cambria Math"/>
          <w:iCs/>
          <w:sz w:val="22"/>
          <w:szCs w:val="22"/>
        </w:rPr>
        <w:instrText>ﬀ</w:instrText>
      </w:r>
      <w:r w:rsidR="00F20A52">
        <w:rPr>
          <w:rFonts w:ascii="Arial" w:hAnsi="Arial" w:cs="Arial"/>
          <w:iCs/>
          <w:sz w:val="22"/>
          <w:szCs w:val="22"/>
        </w:rPr>
        <w:instrText xml:space="preserve">erent synthetic peptides, we identiﬁed the last 18–19 amino acid residues to constitute the amyloid-promoting region of medin. We also demonstrate that the two C-terminal phenylalanines, previously suggested to be of importance for amyloid formation, are not required for medin amyloid formation.","container-title":"Biochemical and Biophysical Research Communications","DOI":"10.1016/j.bbrc.2007.06.187","ISSN":"0006291X","issue":"4","journalAbbreviation":"Biochemical and Biophysical Research Communications","language":"en","license":"https://www.elsevier.com/tdm/userlicense/1.0/","page":"822-828","source":"DOI.org (Crossref)","title":"Unwinding fibril formation of medin, the peptide of the most common form of human amyloid","volume":"361","author":[{"family":"Larsson","given":"Annika"},{"family":"Söderberg","given":"Linda"},{"family":"Westermark","given":"Gunilla T."},{"family":"Sletten","given":"Knut"},{"family":"Engström","given":"Ulla"},{"family":"Tjernberg","given":"Lars O."},{"family":"Näslund","given":"Jan"},{"family":"Westermark","given":"Per"}],"issued":{"date-parts":[["2007",10]]}}}],"schema":"https://github.com/citation-style-language/schema/raw/master/csl-citation.json"} </w:instrText>
      </w:r>
      <w:r w:rsidR="00543B35">
        <w:rPr>
          <w:rFonts w:ascii="Arial" w:hAnsi="Arial" w:cs="Arial"/>
          <w:iCs/>
          <w:sz w:val="22"/>
          <w:szCs w:val="22"/>
        </w:rPr>
        <w:fldChar w:fldCharType="separate"/>
      </w:r>
      <w:r w:rsidR="00F20A52" w:rsidRPr="00F20A52">
        <w:rPr>
          <w:rFonts w:ascii="Arial" w:hAnsi="Arial" w:cs="Arial"/>
          <w:kern w:val="0"/>
          <w:sz w:val="22"/>
          <w:vertAlign w:val="superscript"/>
        </w:rPr>
        <w:t>67</w:t>
      </w:r>
      <w:r w:rsidR="00543B35">
        <w:rPr>
          <w:rFonts w:ascii="Arial" w:hAnsi="Arial" w:cs="Arial"/>
          <w:iCs/>
          <w:sz w:val="22"/>
          <w:szCs w:val="22"/>
        </w:rPr>
        <w:fldChar w:fldCharType="end"/>
      </w:r>
      <w:r w:rsidRPr="002A5D47">
        <w:rPr>
          <w:rFonts w:ascii="Arial" w:hAnsi="Arial" w:cs="Arial"/>
          <w:iCs/>
          <w:sz w:val="22"/>
          <w:szCs w:val="22"/>
        </w:rPr>
        <w:t xml:space="preserve">. After cleavage with </w:t>
      </w:r>
      <w:proofErr w:type="spellStart"/>
      <w:r w:rsidRPr="002A5D47">
        <w:rPr>
          <w:rFonts w:ascii="Arial" w:hAnsi="Arial" w:cs="Arial"/>
          <w:iCs/>
          <w:sz w:val="22"/>
          <w:szCs w:val="22"/>
        </w:rPr>
        <w:t>PrecissionProtease</w:t>
      </w:r>
      <w:proofErr w:type="spellEnd"/>
      <w:r w:rsidRPr="002A5D47">
        <w:rPr>
          <w:rFonts w:ascii="Arial" w:hAnsi="Arial" w:cs="Arial"/>
          <w:iCs/>
          <w:sz w:val="22"/>
          <w:szCs w:val="22"/>
        </w:rPr>
        <w:t>,</w:t>
      </w:r>
      <w:r w:rsidR="00F20A52">
        <w:rPr>
          <w:rFonts w:ascii="Arial" w:hAnsi="Arial" w:cs="Arial"/>
          <w:iCs/>
          <w:sz w:val="22"/>
          <w:szCs w:val="22"/>
        </w:rPr>
        <w:t xml:space="preserve"> a GST-specific protease,</w:t>
      </w:r>
      <w:r w:rsidRPr="002A5D47">
        <w:rPr>
          <w:rFonts w:ascii="Arial" w:hAnsi="Arial" w:cs="Arial"/>
          <w:iCs/>
          <w:sz w:val="22"/>
          <w:szCs w:val="22"/>
        </w:rPr>
        <w:t xml:space="preserve"> I will assess fibril formation using the thioflavin T (ThT) assay</w:t>
      </w:r>
      <w:r w:rsidR="00F20A52">
        <w:rPr>
          <w:rFonts w:ascii="Arial" w:hAnsi="Arial" w:cs="Arial"/>
          <w:iCs/>
          <w:sz w:val="22"/>
          <w:szCs w:val="22"/>
        </w:rPr>
        <w:fldChar w:fldCharType="begin"/>
      </w:r>
      <w:r w:rsidR="00F20A52">
        <w:rPr>
          <w:rFonts w:ascii="Arial" w:hAnsi="Arial" w:cs="Arial"/>
          <w:iCs/>
          <w:sz w:val="22"/>
          <w:szCs w:val="22"/>
        </w:rPr>
        <w:instrText xml:space="preserve"> ADDIN ZOTERO_ITEM CSL_CITATION {"citationID":"8TnNDdX7","properties":{"formattedCitation":"\\super 70,71\\nosupersub{}","plainCitation":"70,71","noteIndex":0},"citationItems":[{"id":1480,"uris":["http://zotero.org/users/10812369/items/HTCQXBPZ"],"itemData":{"id":1480,"type":"article-journal","abstract":"Intense efforts to detect, diagnose, and analyze the kinetic and structural properties of amyloid ﬁbrils have generated a powerful toolkit of amyloid-speciﬁc molecular probes. Since its ﬁrst description in 1959, the ﬂuorescent dye Thioﬂavin-T (ThT) has become among the most widely used “gold standards” for selectively staining and identifying amyloid ﬁbrils both in vivo and in vitro. The large enhancement of its ﬂuorescence emission upon binding to ﬁbrils makes ThT a particularly powerful and convenient tool. Despite its widespread use in clinical and basic science applications, the molecular mechanism for the ability of ThT to recognize diverse types of amyloid ﬁbrils and for the dye's characteristic ﬂuorescence has only begun to be elucidated. Here, we review recent progress in the understanding of ThT–ﬁbril interactions at an atomic resolution. These studies have yielded important insights into amyloid structures and the processes of ﬁbril formation, and they also offer guidance for designing the next generation of amyloid assembly diagnostics, inhibitors, and therapeutics.","container-title":"Biochimica et Biophysica Acta (BBA) - Proteins and Proteomics","DOI":"10.1016/j.bbapap.2010.04.001","ISSN":"15709639","issue":"7","journalAbbreviation":"Biochimica et Biophysica Acta (BBA) - Proteins and Proteomics","language":"en","license":"https://www.elsevier.com/tdm/userlicense/1.0/","page":"1405-1412","source":"DOI.org (Crossref)","title":"Molecular mechanism of Thioflavin-T binding to amyloid fibrils","volume":"1804","author":[{"family":"Biancalana","given":"Matthew"},{"family":"Koide","given":"Shohei"}],"issued":{"date-parts":[["2010",7]]}}},{"id":1486,"uris":["http://zotero.org/users/10812369/items/QVP4VSGJ"],"itemData":{"id":1486,"type":"article-journal","abstract":"Thioflavin T (ThT) has been widely used to investigate amyloid formation since 1989. While concerns have recently been raised about its use as a probe specific for amyloid, ThT still continues to be a very valuable tool for studying kinetic aspects of fibrillation and associated inhibition mechanisms. This review aims to provide a conceptual instruction manual, covering appropriate considerations and pitfalls related to the use of ThT. We start by giving a brief introduction to amyloid formation with focus on the morphology of different aggregate species, followed by a discussion of the quality of protein needed to obtain reliable fibrillation data. After an overview of the photochemical basis for ThT’s amyloid binding properties and artifacts that may arise from this, we describe how to plan and analyze ThT assays. We conclude with recommendations for complementary techniques to address shortcomings in the ThT assay.","container-title":"Amyloid","DOI":"10.1080/13506129.2017.1304905","ISSN":"1350-6129, 1744-2818","issue":"1","journalAbbreviation":"Amyloid","language":"en","page":"1-16","source":"DOI.org (Crossref)","title":"ThT 101: a primer on the use of thioflavin T to investigate amyloid formation","title-short":"ThT 101","volume":"24","author":[{"family":"Gade Malmos","given":"Kirsten"},{"family":"Blancas-Mejia","given":"Luis M."},{"family":"Weber","given":"Benedikt"},{"family":"Buchner","given":"Johannes"},{"family":"Ramirez-Alvarado","given":"Marina"},{"family":"Naiki","given":"Hironobu"},{"family":"Otzen","given":"Daniel"}],"issued":{"date-parts":[["2017",1,2]]}}}],"schema":"https://github.com/citation-style-language/schema/raw/master/csl-citation.json"} </w:instrText>
      </w:r>
      <w:r w:rsidR="00F20A52">
        <w:rPr>
          <w:rFonts w:ascii="Arial" w:hAnsi="Arial" w:cs="Arial"/>
          <w:iCs/>
          <w:sz w:val="22"/>
          <w:szCs w:val="22"/>
        </w:rPr>
        <w:fldChar w:fldCharType="separate"/>
      </w:r>
      <w:r w:rsidR="00F20A52" w:rsidRPr="00F20A52">
        <w:rPr>
          <w:rFonts w:ascii="Arial" w:hAnsi="Arial" w:cs="Arial"/>
          <w:kern w:val="0"/>
          <w:sz w:val="22"/>
          <w:vertAlign w:val="superscript"/>
        </w:rPr>
        <w:t>70,71</w:t>
      </w:r>
      <w:r w:rsidR="00F20A52">
        <w:rPr>
          <w:rFonts w:ascii="Arial" w:hAnsi="Arial" w:cs="Arial"/>
          <w:iCs/>
          <w:sz w:val="22"/>
          <w:szCs w:val="22"/>
        </w:rPr>
        <w:fldChar w:fldCharType="end"/>
      </w:r>
      <w:r w:rsidRPr="002A5D47">
        <w:rPr>
          <w:rFonts w:ascii="Arial" w:hAnsi="Arial" w:cs="Arial"/>
          <w:iCs/>
          <w:sz w:val="22"/>
          <w:szCs w:val="22"/>
        </w:rPr>
        <w:t>, with GST-tagged medin as a negative control and Aβ 1-40/1-42 as positive controls. Once aggregation conditions are established, I will coat ELISA plates with recombinant medin, incubate with serum or antibodies, and detect binding with enzyme-conjugated secondary antibodies. Sensitivity and specificity will be assessed using anti-medin polyclonal antibodies</w:t>
      </w:r>
      <w:r>
        <w:rPr>
          <w:rFonts w:ascii="Arial" w:hAnsi="Arial" w:cs="Arial"/>
          <w:iCs/>
          <w:sz w:val="22"/>
          <w:szCs w:val="22"/>
        </w:rPr>
        <w:t xml:space="preserve"> (rabbit polyclonal, which I had made through </w:t>
      </w:r>
      <w:proofErr w:type="spellStart"/>
      <w:r>
        <w:rPr>
          <w:rFonts w:ascii="Arial" w:hAnsi="Arial" w:cs="Arial"/>
          <w:iCs/>
          <w:sz w:val="22"/>
          <w:szCs w:val="22"/>
        </w:rPr>
        <w:t>GenScript</w:t>
      </w:r>
      <w:proofErr w:type="spellEnd"/>
      <w:r w:rsidRPr="002A5D47">
        <w:rPr>
          <w:rFonts w:ascii="Arial" w:hAnsi="Arial" w:cs="Arial"/>
          <w:iCs/>
          <w:sz w:val="22"/>
          <w:szCs w:val="22"/>
        </w:rPr>
        <w:t xml:space="preserve"> </w:t>
      </w:r>
      <w:r>
        <w:rPr>
          <w:rFonts w:ascii="Arial" w:hAnsi="Arial" w:cs="Arial"/>
          <w:iCs/>
          <w:sz w:val="22"/>
          <w:szCs w:val="22"/>
        </w:rPr>
        <w:t xml:space="preserve">to the medin fragment) </w:t>
      </w:r>
      <w:r w:rsidRPr="002A5D47">
        <w:rPr>
          <w:rFonts w:ascii="Arial" w:hAnsi="Arial" w:cs="Arial"/>
          <w:iCs/>
          <w:sz w:val="22"/>
          <w:szCs w:val="22"/>
        </w:rPr>
        <w:t>and seropositive patients as positive controls, and anti-GFAP antibodies and healthy donors as negative controls</w:t>
      </w:r>
      <w:r w:rsidR="00F20A52">
        <w:rPr>
          <w:rFonts w:ascii="Arial" w:hAnsi="Arial" w:cs="Arial"/>
          <w:iCs/>
          <w:sz w:val="22"/>
          <w:szCs w:val="22"/>
        </w:rPr>
        <w:t>.</w:t>
      </w:r>
    </w:p>
    <w:p w14:paraId="75BEE530" w14:textId="77777777" w:rsidR="00A16AB3" w:rsidRPr="002A5D47" w:rsidRDefault="00A16AB3" w:rsidP="00A16AB3">
      <w:pPr>
        <w:rPr>
          <w:rFonts w:ascii="Arial" w:hAnsi="Arial" w:cs="Arial"/>
          <w:b/>
          <w:bCs/>
          <w:sz w:val="22"/>
          <w:szCs w:val="22"/>
        </w:rPr>
      </w:pPr>
    </w:p>
    <w:p w14:paraId="376B596D" w14:textId="08AA6313" w:rsidR="00A16AB3" w:rsidRPr="00F32498" w:rsidRDefault="00A16AB3" w:rsidP="00A16AB3">
      <w:pPr>
        <w:rPr>
          <w:rFonts w:ascii="Arial" w:hAnsi="Arial" w:cs="Arial"/>
          <w:iCs/>
          <w:sz w:val="22"/>
          <w:szCs w:val="22"/>
        </w:rPr>
      </w:pPr>
      <w:r w:rsidRPr="00F32498">
        <w:rPr>
          <w:rFonts w:ascii="Arial" w:hAnsi="Arial" w:cs="Arial"/>
          <w:i/>
          <w:sz w:val="22"/>
          <w:szCs w:val="22"/>
        </w:rPr>
        <w:t>Expected outcomes, caveats, and alternative approaches</w:t>
      </w:r>
      <w:r w:rsidRPr="00F32498">
        <w:rPr>
          <w:rFonts w:ascii="Arial" w:hAnsi="Arial" w:cs="Arial"/>
          <w:sz w:val="22"/>
          <w:szCs w:val="22"/>
        </w:rPr>
        <w:t>: Given prior studies</w:t>
      </w:r>
      <w:r w:rsidR="00F20A52">
        <w:rPr>
          <w:rFonts w:ascii="Arial" w:hAnsi="Arial" w:cs="Arial"/>
          <w:sz w:val="22"/>
          <w:szCs w:val="22"/>
        </w:rPr>
        <w:fldChar w:fldCharType="begin"/>
      </w:r>
      <w:r w:rsidR="00F20A52">
        <w:rPr>
          <w:rFonts w:ascii="Arial" w:hAnsi="Arial" w:cs="Arial"/>
          <w:sz w:val="22"/>
          <w:szCs w:val="22"/>
        </w:rPr>
        <w:instrText xml:space="preserve"> ADDIN ZOTERO_ITEM CSL_CITATION {"citationID":"paiNjCRo","properties":{"formattedCitation":"\\super 67,68\\nosupersub{}","plainCitation":"67,68","noteIndex":0},"citationItems":[{"id":1320,"uris":["http://zotero.org/users/10812369/items/XNSTFXEF"],"itemData":{"id":1320,"type":"article-journal","abstract":"Medin amyloid a</w:instrText>
      </w:r>
      <w:r w:rsidR="00F20A52">
        <w:rPr>
          <w:rFonts w:ascii="Cambria Math" w:hAnsi="Cambria Math" w:cs="Cambria Math"/>
          <w:sz w:val="22"/>
          <w:szCs w:val="22"/>
        </w:rPr>
        <w:instrText>ﬀ</w:instrText>
      </w:r>
      <w:r w:rsidR="00F20A52">
        <w:rPr>
          <w:rFonts w:ascii="Arial" w:hAnsi="Arial" w:cs="Arial"/>
          <w:sz w:val="22"/>
          <w:szCs w:val="22"/>
        </w:rPr>
        <w:instrText>ects the medial layer of the thoracic aorta of most people above 50 years of age. The consequences of this amyloid are not completely known but the deposits may contribute to diseases such as thoracic aortic aneurysm and dissection or to the general diminished elasticity of blood vessels seen in elderly people. We show that the 50-amino acid residue peptide medin forms amyloid-like ﬁbrils in vitro. With the use of Congo red staining, Thioﬂavin T ﬂuorescence, electron microscopy, and a solid-phase binding assay on di</w:instrText>
      </w:r>
      <w:r w:rsidR="00F20A52">
        <w:rPr>
          <w:rFonts w:ascii="Cambria Math" w:hAnsi="Cambria Math" w:cs="Cambria Math"/>
          <w:sz w:val="22"/>
          <w:szCs w:val="22"/>
        </w:rPr>
        <w:instrText>ﬀ</w:instrText>
      </w:r>
      <w:r w:rsidR="00F20A52">
        <w:rPr>
          <w:rFonts w:ascii="Arial" w:hAnsi="Arial" w:cs="Arial"/>
          <w:sz w:val="22"/>
          <w:szCs w:val="22"/>
        </w:rPr>
        <w:instrText xml:space="preserve">erent synthetic peptides, we identiﬁed the last 18–19 amino acid residues to constitute the amyloid-promoting region of medin. We also demonstrate that the two C-terminal phenylalanines, previously suggested to be of importance for amyloid formation, are not required for medin amyloid formation.","container-title":"Biochemical and Biophysical Research Communications","DOI":"10.1016/j.bbrc.2007.06.187","ISSN":"0006291X","issue":"4","journalAbbreviation":"Biochemical and Biophysical Research Communications","language":"en","license":"https://www.elsevier.com/tdm/userlicense/1.0/","page":"822-828","source":"DOI.org (Crossref)","title":"Unwinding fibril formation of medin, the peptide of the most common form of human amyloid","volume":"361","author":[{"family":"Larsson","given":"Annika"},{"family":"Söderberg","given":"Linda"},{"family":"Westermark","given":"Gunilla T."},{"family":"Sletten","given":"Knut"},{"family":"Engström","given":"Ulla"},{"family":"Tjernberg","given":"Lars O."},{"family":"Näslund","given":"Jan"},{"family":"Westermark","given":"Per"}],"issued":{"date-parts":[["2007",10]]}}},{"id":1298,"uris":["http://zotero.org/users/10812369/items/ISKCM8FJ"],"itemData":{"id":1298,"type":"article-journal","abstract":"The 50-amino acid protein medin is the main ﬁbrillar component of human aortic medial amyloid (AMA), the most common form of localised amyloid which affects 97% of Caucasians over the age of 50. Structural models for several amyloid assemblies, including the Alzheimer’s amyloid-b peptides, have been deﬁned from solid-state nuclear magnetic resonance (SSNMR) measurements on 13C- and 15N-labelled protein ﬁbrils. SSNMR-derived structural information on ﬁbrillar medin is scant, however, because studies to date have been restricted to limited measurements on site-speciﬁcally labelled protein prepared by solid-phase synthesis. Here we report a procedure for the expression of a SUMO-medin fusion protein in Escherichia coli and IMAC puriﬁcation yielding pure, uniformly 13C,15N-labelled medin in quantities required for SSNMR analysis. Thioﬂavin T ﬂuorescence and dynamic light scattering measurements and transmission electron microscopy analysis conﬁrm that recombinant medin assembles into amyloid-like ﬁbrils over a 48-h period. The ﬁrst 13C and 15N SSNMR spectra obtained for uniformly-labelled ﬁbrils indicate that medin adopts a predominantly b-sheet conformation with some unstructured elements, and provide the basis for further, more detailed structural investigations.","container-title":"Protein Expression and Purification","DOI":"10.1016/j.pep.2014.02.009","ISSN":"10465928","journalAbbreviation":"Protein Expression and Purification","language":"en","page":"32-37","source":"DOI.org (Crossref)","title":"Expression and purification of the aortic amyloid polypeptide medin","volume":"98","author":[{"family":"Davies","given":"Hannah A."},{"family":"Wilkinson","given":"Mark C."},{"family":"Gibson","given":"Robert P."},{"family":"Middleton","given":"David A."}],"issued":{"date-parts":[["2014",6]]}}}],"schema":"https://github.com/citation-style-language/schema/raw/master/csl-citation.json"} </w:instrText>
      </w:r>
      <w:r w:rsidR="00F20A52">
        <w:rPr>
          <w:rFonts w:ascii="Arial" w:hAnsi="Arial" w:cs="Arial"/>
          <w:sz w:val="22"/>
          <w:szCs w:val="22"/>
        </w:rPr>
        <w:fldChar w:fldCharType="separate"/>
      </w:r>
      <w:r w:rsidR="00F20A52" w:rsidRPr="00F20A52">
        <w:rPr>
          <w:rFonts w:ascii="Arial" w:hAnsi="Arial" w:cs="Arial"/>
          <w:kern w:val="0"/>
          <w:sz w:val="22"/>
          <w:vertAlign w:val="superscript"/>
        </w:rPr>
        <w:t>67,68</w:t>
      </w:r>
      <w:r w:rsidR="00F20A52">
        <w:rPr>
          <w:rFonts w:ascii="Arial" w:hAnsi="Arial" w:cs="Arial"/>
          <w:sz w:val="22"/>
          <w:szCs w:val="22"/>
        </w:rPr>
        <w:fldChar w:fldCharType="end"/>
      </w:r>
      <w:r w:rsidR="00F20A52">
        <w:rPr>
          <w:rFonts w:ascii="Arial" w:hAnsi="Arial" w:cs="Arial"/>
          <w:sz w:val="22"/>
          <w:szCs w:val="22"/>
        </w:rPr>
        <w:t xml:space="preserve">, </w:t>
      </w:r>
      <w:r w:rsidRPr="00F32498">
        <w:rPr>
          <w:rFonts w:ascii="Arial" w:hAnsi="Arial" w:cs="Arial"/>
          <w:sz w:val="22"/>
          <w:szCs w:val="22"/>
        </w:rPr>
        <w:t>I expect that expression, purification and aggregation of recombinant medin will be successful. If protein expression and purification is sub-optimal, I will switch to SUMO tag, which is used in cases of difficult to express proteins. One caveat of this approach is that ELISA assays can exhibit non-specific binding of antibodies to the target protein</w:t>
      </w:r>
      <w:r w:rsidR="00645803">
        <w:rPr>
          <w:rFonts w:ascii="Arial" w:hAnsi="Arial" w:cs="Arial"/>
          <w:sz w:val="22"/>
          <w:szCs w:val="22"/>
        </w:rPr>
        <w:fldChar w:fldCharType="begin"/>
      </w:r>
      <w:r w:rsidR="00645803">
        <w:rPr>
          <w:rFonts w:ascii="Arial" w:hAnsi="Arial" w:cs="Arial"/>
          <w:sz w:val="22"/>
          <w:szCs w:val="22"/>
        </w:rPr>
        <w:instrText xml:space="preserve"> ADDIN ZOTERO_ITEM CSL_CITATION {"citationID":"5sYJ1drK","properties":{"formattedCitation":"\\super 72\\nosupersub{}","plainCitation":"72","noteIndex":0},"citationItems":[{"id":1973,"uris":["http://zotero.org/users/10812369/items/UUA2DMKX"],"itemData":{"id":1973,"type":"article-journal","container-title":"Blood Transfusion","DOI":"10.2450/2007.0047-07","ISSN":"1723-2007","language":"en","source":"DOI.org (CSL JSON)","title":"Factors affecting the antigen-antibody reaction","URL":"https://doi.org/10.2450/2007.0047-07","author":[{"family":"Reverberi","given":"Roberto"},{"family":"Reverberi","given":"Lorenzo"}],"accessed":{"date-parts":[["2025",3,31]]},"issued":{"date-parts":[["2007"]]}}}],"schema":"https://github.com/citation-style-language/schema/raw/master/csl-citation.json"} </w:instrText>
      </w:r>
      <w:r w:rsidR="00645803">
        <w:rPr>
          <w:rFonts w:ascii="Arial" w:hAnsi="Arial" w:cs="Arial"/>
          <w:sz w:val="22"/>
          <w:szCs w:val="22"/>
        </w:rPr>
        <w:fldChar w:fldCharType="separate"/>
      </w:r>
      <w:r w:rsidR="00645803" w:rsidRPr="00645803">
        <w:rPr>
          <w:rFonts w:ascii="Arial" w:hAnsi="Arial" w:cs="Arial"/>
          <w:kern w:val="0"/>
          <w:sz w:val="22"/>
          <w:vertAlign w:val="superscript"/>
        </w:rPr>
        <w:t>72</w:t>
      </w:r>
      <w:r w:rsidR="00645803">
        <w:rPr>
          <w:rFonts w:ascii="Arial" w:hAnsi="Arial" w:cs="Arial"/>
          <w:sz w:val="22"/>
          <w:szCs w:val="22"/>
        </w:rPr>
        <w:fldChar w:fldCharType="end"/>
      </w:r>
      <w:r w:rsidRPr="00F32498">
        <w:rPr>
          <w:rFonts w:ascii="Arial" w:hAnsi="Arial" w:cs="Arial"/>
          <w:sz w:val="22"/>
          <w:szCs w:val="22"/>
        </w:rPr>
        <w:t>. I will carefully test this possibility, using a range of human serum and off-target antibodies, including antibodies to other amyloid structures such as anti-</w:t>
      </w:r>
      <w:r w:rsidRPr="00F32498">
        <w:rPr>
          <w:rFonts w:ascii="Arial" w:hAnsi="Arial" w:cs="Arial"/>
          <w:iCs/>
          <w:sz w:val="22"/>
          <w:szCs w:val="22"/>
        </w:rPr>
        <w:t xml:space="preserve"> Aβ. Another caveat of the ELISA assay is batch effect, which I will minimize by preforming experiments in triplicate across multiple experiment days and averaging quantification.</w:t>
      </w:r>
    </w:p>
    <w:p w14:paraId="2C526F29" w14:textId="77777777" w:rsidR="00A16AB3" w:rsidRPr="00F32498" w:rsidRDefault="00A16AB3" w:rsidP="00A16AB3">
      <w:pPr>
        <w:rPr>
          <w:rFonts w:ascii="Arial" w:hAnsi="Arial" w:cs="Arial"/>
          <w:iCs/>
          <w:sz w:val="22"/>
          <w:szCs w:val="22"/>
        </w:rPr>
      </w:pPr>
    </w:p>
    <w:p w14:paraId="717F3316" w14:textId="710688F0" w:rsidR="00A16AB3" w:rsidRDefault="00A16AB3" w:rsidP="00A16AB3">
      <w:pPr>
        <w:rPr>
          <w:rFonts w:ascii="Arial" w:hAnsi="Arial" w:cs="Arial"/>
          <w:iCs/>
          <w:sz w:val="22"/>
          <w:szCs w:val="22"/>
        </w:rPr>
      </w:pPr>
      <w:r w:rsidRPr="00F32498">
        <w:rPr>
          <w:rFonts w:ascii="Arial" w:eastAsia="Times New Roman" w:hAnsi="Arial" w:cs="Arial"/>
          <w:i/>
          <w:iCs/>
          <w:kern w:val="0"/>
          <w:sz w:val="22"/>
          <w:szCs w:val="22"/>
          <w14:ligatures w14:val="none"/>
        </w:rPr>
        <w:lastRenderedPageBreak/>
        <w:t>Deliverables and future directions</w:t>
      </w:r>
      <w:r w:rsidRPr="00F32498">
        <w:rPr>
          <w:rFonts w:ascii="Arial" w:hAnsi="Arial" w:cs="Arial"/>
          <w:sz w:val="22"/>
          <w:szCs w:val="22"/>
        </w:rPr>
        <w:t xml:space="preserve">: This sub-aim will design a sensitive and biologically informative assay to detective autoantibodies targeting the aggregate structure of medin amyloid. </w:t>
      </w:r>
      <w:r w:rsidRPr="00F32498">
        <w:rPr>
          <w:rFonts w:ascii="Arial" w:hAnsi="Arial" w:cs="Arial"/>
          <w:iCs/>
          <w:sz w:val="22"/>
          <w:szCs w:val="22"/>
        </w:rPr>
        <w:t xml:space="preserve">This assay will be essential in the study of anti-medin autoantibodies in GCA, as it is faster, </w:t>
      </w:r>
      <w:r w:rsidR="00645803" w:rsidRPr="00F32498">
        <w:rPr>
          <w:rFonts w:ascii="Arial" w:hAnsi="Arial" w:cs="Arial"/>
          <w:iCs/>
          <w:sz w:val="22"/>
          <w:szCs w:val="22"/>
        </w:rPr>
        <w:t>cheaper,</w:t>
      </w:r>
      <w:r w:rsidRPr="00F32498">
        <w:rPr>
          <w:rFonts w:ascii="Arial" w:hAnsi="Arial" w:cs="Arial"/>
          <w:iCs/>
          <w:sz w:val="22"/>
          <w:szCs w:val="22"/>
        </w:rPr>
        <w:t xml:space="preserve"> and less technically challenging than PhIP-seq</w:t>
      </w:r>
      <w:r>
        <w:rPr>
          <w:rFonts w:ascii="Arial" w:hAnsi="Arial" w:cs="Arial"/>
          <w:iCs/>
          <w:sz w:val="22"/>
          <w:szCs w:val="22"/>
        </w:rPr>
        <w:t xml:space="preserve">, and it may prove more sensitive if the amyloid form of medin is preferentially bound by patient antibodies. </w:t>
      </w:r>
      <w:r w:rsidRPr="00F32498">
        <w:rPr>
          <w:rFonts w:ascii="Arial" w:hAnsi="Arial" w:cs="Arial"/>
          <w:iCs/>
          <w:sz w:val="22"/>
          <w:szCs w:val="22"/>
        </w:rPr>
        <w:t xml:space="preserve">As ELISAs are the standard for antibody detection in the clinical setting, </w:t>
      </w:r>
      <w:r w:rsidRPr="00F32498">
        <w:rPr>
          <w:rFonts w:ascii="Arial" w:hAnsi="Arial" w:cs="Arial"/>
          <w:iCs/>
          <w:sz w:val="22"/>
          <w:szCs w:val="22"/>
          <w:u w:val="single"/>
        </w:rPr>
        <w:t xml:space="preserve">this assay could </w:t>
      </w:r>
      <w:r>
        <w:rPr>
          <w:rFonts w:ascii="Arial" w:hAnsi="Arial" w:cs="Arial"/>
          <w:iCs/>
          <w:sz w:val="22"/>
          <w:szCs w:val="22"/>
          <w:u w:val="single"/>
        </w:rPr>
        <w:t xml:space="preserve">theoretically be the basis of a future </w:t>
      </w:r>
      <w:r w:rsidRPr="00F32498">
        <w:rPr>
          <w:rFonts w:ascii="Arial" w:hAnsi="Arial" w:cs="Arial"/>
          <w:iCs/>
          <w:sz w:val="22"/>
          <w:szCs w:val="22"/>
          <w:u w:val="single"/>
        </w:rPr>
        <w:t>clinical diagnostic, saving patients from invasive diagnostic procedures such as TAB</w:t>
      </w:r>
      <w:r w:rsidRPr="00F32498">
        <w:rPr>
          <w:rFonts w:ascii="Arial" w:hAnsi="Arial" w:cs="Arial"/>
          <w:iCs/>
          <w:sz w:val="22"/>
          <w:szCs w:val="22"/>
        </w:rPr>
        <w:t xml:space="preserve">. </w:t>
      </w:r>
    </w:p>
    <w:p w14:paraId="37D7BFDD" w14:textId="77777777" w:rsidR="00A16AB3" w:rsidRPr="00F32498" w:rsidRDefault="00A16AB3" w:rsidP="00A16AB3">
      <w:pPr>
        <w:rPr>
          <w:rFonts w:ascii="Arial" w:hAnsi="Arial" w:cs="Arial"/>
          <w:iCs/>
          <w:sz w:val="22"/>
          <w:szCs w:val="22"/>
        </w:rPr>
      </w:pPr>
    </w:p>
    <w:p w14:paraId="6AE85846" w14:textId="77777777" w:rsidR="00A16AB3" w:rsidRDefault="00A16AB3" w:rsidP="00A16AB3">
      <w:pPr>
        <w:rPr>
          <w:rFonts w:ascii="Arial" w:hAnsi="Arial" w:cs="Arial"/>
          <w:b/>
          <w:bCs/>
          <w:sz w:val="22"/>
          <w:szCs w:val="22"/>
        </w:rPr>
      </w:pPr>
      <w:r w:rsidRPr="00F32498">
        <w:rPr>
          <w:rFonts w:ascii="Arial" w:hAnsi="Arial" w:cs="Arial"/>
          <w:b/>
          <w:bCs/>
          <w:sz w:val="22"/>
          <w:szCs w:val="22"/>
        </w:rPr>
        <w:t>Aim 1.3: Establish the seroprevalence of conformational anti-medin autoantibodies in large patient cohort using ELISA assay.</w:t>
      </w:r>
    </w:p>
    <w:p w14:paraId="6E8F7135" w14:textId="77777777" w:rsidR="00A16AB3" w:rsidRDefault="00A16AB3" w:rsidP="00A16AB3">
      <w:pPr>
        <w:rPr>
          <w:rFonts w:ascii="Arial" w:hAnsi="Arial" w:cs="Arial"/>
          <w:iCs/>
          <w:sz w:val="22"/>
          <w:szCs w:val="22"/>
        </w:rPr>
      </w:pPr>
      <w:r w:rsidRPr="00F32498">
        <w:rPr>
          <w:rFonts w:ascii="Arial" w:hAnsi="Arial" w:cs="Arial"/>
          <w:i/>
          <w:iCs/>
          <w:sz w:val="22"/>
          <w:szCs w:val="22"/>
        </w:rPr>
        <w:t xml:space="preserve">Experimental approach: </w:t>
      </w:r>
      <w:r w:rsidRPr="00F32498">
        <w:rPr>
          <w:rFonts w:ascii="Arial" w:hAnsi="Arial" w:cs="Arial"/>
          <w:iCs/>
          <w:sz w:val="22"/>
          <w:szCs w:val="22"/>
        </w:rPr>
        <w:t xml:space="preserve">Using the ELISA developed in Aim 1.2, I will first profile anti-medin autoantibodies in all patient cohorts to calculate the seroprevalence of anti-medin amyloid autoantibodies. I will utilize the controls outlined in Aim 1.2 to ensure the accuracy of ELISA measurements. </w:t>
      </w:r>
    </w:p>
    <w:p w14:paraId="0FF70128" w14:textId="77777777" w:rsidR="00A16AB3" w:rsidRPr="002A5D47" w:rsidRDefault="00A16AB3" w:rsidP="00A16AB3">
      <w:pPr>
        <w:rPr>
          <w:rFonts w:ascii="Arial" w:hAnsi="Arial" w:cs="Arial"/>
          <w:b/>
          <w:bCs/>
          <w:sz w:val="22"/>
          <w:szCs w:val="22"/>
        </w:rPr>
      </w:pPr>
    </w:p>
    <w:p w14:paraId="11F41B99" w14:textId="77777777" w:rsidR="00A16AB3" w:rsidRPr="00F32498" w:rsidRDefault="00A16AB3" w:rsidP="00A16AB3">
      <w:pPr>
        <w:rPr>
          <w:rFonts w:ascii="Arial" w:hAnsi="Arial" w:cs="Arial"/>
          <w:sz w:val="22"/>
          <w:szCs w:val="22"/>
        </w:rPr>
      </w:pPr>
      <w:r w:rsidRPr="00F32498">
        <w:rPr>
          <w:rFonts w:ascii="Arial" w:hAnsi="Arial" w:cs="Arial"/>
          <w:i/>
          <w:sz w:val="22"/>
          <w:szCs w:val="22"/>
        </w:rPr>
        <w:t>Expected outcomes, caveats, and alternative approaches</w:t>
      </w:r>
      <w:r w:rsidRPr="00F32498">
        <w:rPr>
          <w:rFonts w:ascii="Arial" w:hAnsi="Arial" w:cs="Arial"/>
          <w:sz w:val="22"/>
          <w:szCs w:val="22"/>
        </w:rPr>
        <w:t xml:space="preserve">: </w:t>
      </w:r>
      <w:r w:rsidRPr="002A5D47">
        <w:rPr>
          <w:rFonts w:ascii="Arial" w:hAnsi="Arial" w:cs="Arial"/>
          <w:sz w:val="22"/>
          <w:szCs w:val="22"/>
        </w:rPr>
        <w:t xml:space="preserve">Amyloids have complex misfolded structures, so </w:t>
      </w:r>
      <w:r w:rsidRPr="002A5D47">
        <w:rPr>
          <w:rFonts w:ascii="Arial" w:hAnsi="Arial" w:cs="Arial"/>
          <w:sz w:val="22"/>
          <w:szCs w:val="22"/>
          <w:u w:val="single"/>
        </w:rPr>
        <w:t xml:space="preserve">I </w:t>
      </w:r>
      <w:r w:rsidRPr="000A4A0D">
        <w:rPr>
          <w:rFonts w:ascii="Arial" w:hAnsi="Arial" w:cs="Arial"/>
          <w:sz w:val="22"/>
          <w:szCs w:val="22"/>
        </w:rPr>
        <w:t>expect medin’s secondary and tertiary conformation to be critical for antibody binding—making ELISA more sensitive than PhIP-seq</w:t>
      </w:r>
      <w:r w:rsidRPr="002A5D47">
        <w:rPr>
          <w:rFonts w:ascii="Arial" w:hAnsi="Arial" w:cs="Arial"/>
          <w:sz w:val="22"/>
          <w:szCs w:val="22"/>
        </w:rPr>
        <w:t xml:space="preserve">. Based on literature and my preliminary data, I anticipate a high seroprevalence of anti-medin autoantibodies, as antibody- and complement-mediated phagocytosis of medin amyloid </w:t>
      </w:r>
      <w:r>
        <w:rPr>
          <w:rFonts w:ascii="Arial" w:hAnsi="Arial" w:cs="Arial"/>
          <w:sz w:val="22"/>
          <w:szCs w:val="22"/>
        </w:rPr>
        <w:t>may</w:t>
      </w:r>
      <w:r w:rsidRPr="002A5D47">
        <w:rPr>
          <w:rFonts w:ascii="Arial" w:hAnsi="Arial" w:cs="Arial"/>
          <w:sz w:val="22"/>
          <w:szCs w:val="22"/>
        </w:rPr>
        <w:t xml:space="preserve"> </w:t>
      </w:r>
      <w:r>
        <w:rPr>
          <w:rFonts w:ascii="Arial" w:hAnsi="Arial" w:cs="Arial"/>
          <w:sz w:val="22"/>
          <w:szCs w:val="22"/>
        </w:rPr>
        <w:t>drive</w:t>
      </w:r>
      <w:r w:rsidRPr="002A5D47">
        <w:rPr>
          <w:rFonts w:ascii="Arial" w:hAnsi="Arial" w:cs="Arial"/>
          <w:sz w:val="22"/>
          <w:szCs w:val="22"/>
        </w:rPr>
        <w:t xml:space="preserve"> </w:t>
      </w:r>
      <w:r>
        <w:rPr>
          <w:rFonts w:ascii="Arial" w:hAnsi="Arial" w:cs="Arial"/>
          <w:sz w:val="22"/>
          <w:szCs w:val="22"/>
        </w:rPr>
        <w:t>inflammation</w:t>
      </w:r>
      <w:r w:rsidRPr="002A5D47">
        <w:rPr>
          <w:rFonts w:ascii="Arial" w:hAnsi="Arial" w:cs="Arial"/>
          <w:sz w:val="22"/>
          <w:szCs w:val="22"/>
        </w:rPr>
        <w:t>. A limitation of this approach is that serum antibodies may not reflect tissue-level activity, so their pathogenic role remains unclear. I will address this in Aim 2 by using tissue immunofluorescence to examine medin’s spatial relationship with antibody deposits and immune infiltrates.</w:t>
      </w:r>
    </w:p>
    <w:p w14:paraId="5CD37BAC" w14:textId="47C9702E" w:rsidR="00A16AB3" w:rsidRPr="00F32498" w:rsidRDefault="00A16AB3" w:rsidP="00A16AB3">
      <w:pPr>
        <w:spacing w:before="100" w:beforeAutospacing="1" w:after="100" w:afterAutospacing="1"/>
        <w:rPr>
          <w:rFonts w:ascii="Arial" w:hAnsi="Arial" w:cs="Arial"/>
          <w:sz w:val="22"/>
          <w:szCs w:val="22"/>
        </w:rPr>
      </w:pPr>
      <w:r w:rsidRPr="00F32498">
        <w:rPr>
          <w:rFonts w:ascii="Arial" w:eastAsia="Times New Roman" w:hAnsi="Arial" w:cs="Arial"/>
          <w:i/>
          <w:iCs/>
          <w:kern w:val="0"/>
          <w:sz w:val="22"/>
          <w:szCs w:val="22"/>
          <w14:ligatures w14:val="none"/>
        </w:rPr>
        <w:t>Deliverables and future directions</w:t>
      </w:r>
      <w:r w:rsidRPr="00F32498">
        <w:rPr>
          <w:rFonts w:ascii="Arial" w:hAnsi="Arial" w:cs="Arial"/>
          <w:sz w:val="22"/>
          <w:szCs w:val="22"/>
        </w:rPr>
        <w:t xml:space="preserve">: </w:t>
      </w:r>
      <w:r w:rsidRPr="000A4A0D">
        <w:rPr>
          <w:rFonts w:ascii="Arial" w:hAnsi="Arial" w:cs="Arial"/>
          <w:sz w:val="22"/>
          <w:szCs w:val="22"/>
          <w:u w:val="single"/>
        </w:rPr>
        <w:t>By quantifying anti-medin autoantibodies across three large GCA cohorts using PhIP-seq and ELISA, I will define their seroprevalence and establish a robust association with disease</w:t>
      </w:r>
      <w:r w:rsidRPr="000A4A0D">
        <w:rPr>
          <w:rFonts w:ascii="Arial" w:hAnsi="Arial" w:cs="Arial"/>
          <w:sz w:val="22"/>
          <w:szCs w:val="22"/>
        </w:rPr>
        <w:t xml:space="preserve">. Future directions include in vitro assays to dissect the phagocytic clearance of opsonized medin and its effects on macrophage division, cloning medin-specific </w:t>
      </w:r>
      <w:r>
        <w:rPr>
          <w:rFonts w:ascii="Arial" w:hAnsi="Arial" w:cs="Arial"/>
          <w:sz w:val="22"/>
          <w:szCs w:val="22"/>
        </w:rPr>
        <w:t xml:space="preserve">memory </w:t>
      </w:r>
      <w:r w:rsidRPr="000A4A0D">
        <w:rPr>
          <w:rFonts w:ascii="Arial" w:hAnsi="Arial" w:cs="Arial"/>
          <w:sz w:val="22"/>
          <w:szCs w:val="22"/>
        </w:rPr>
        <w:t xml:space="preserve">B cells to characterize antibody-antigen </w:t>
      </w:r>
      <w:r w:rsidR="00645803" w:rsidRPr="000A4A0D">
        <w:rPr>
          <w:rFonts w:ascii="Arial" w:hAnsi="Arial" w:cs="Arial"/>
          <w:sz w:val="22"/>
          <w:szCs w:val="22"/>
        </w:rPr>
        <w:t>interactions and</w:t>
      </w:r>
      <w:r w:rsidRPr="000A4A0D">
        <w:rPr>
          <w:rFonts w:ascii="Arial" w:hAnsi="Arial" w:cs="Arial"/>
          <w:sz w:val="22"/>
          <w:szCs w:val="22"/>
        </w:rPr>
        <w:t xml:space="preserve"> testing the pathogenic potential of anti-medin antibodies in mouse models.</w:t>
      </w:r>
    </w:p>
    <w:p w14:paraId="383C4D14" w14:textId="00DA9347" w:rsidR="00A16AB3" w:rsidRPr="002A5D47" w:rsidRDefault="00A16AB3" w:rsidP="00A16AB3">
      <w:pPr>
        <w:spacing w:before="100" w:beforeAutospacing="1" w:after="100" w:afterAutospacing="1"/>
        <w:rPr>
          <w:rFonts w:ascii="Arial" w:hAnsi="Arial" w:cs="Arial"/>
          <w:b/>
          <w:iCs/>
          <w:sz w:val="22"/>
          <w:szCs w:val="22"/>
        </w:rPr>
      </w:pPr>
      <w:r w:rsidRPr="00F32498">
        <w:rPr>
          <w:rFonts w:ascii="Arial" w:hAnsi="Arial" w:cs="Arial"/>
          <w:b/>
          <w:sz w:val="22"/>
          <w:szCs w:val="22"/>
        </w:rPr>
        <w:t xml:space="preserve">Aim 1.4: Map the epitope specificity of anti-medin autoantibodies with alanine-scanning mutagenesis. </w:t>
      </w:r>
      <w:r w:rsidRPr="00F32498">
        <w:rPr>
          <w:rFonts w:ascii="Arial" w:hAnsi="Arial" w:cs="Arial"/>
          <w:i/>
          <w:iCs/>
          <w:sz w:val="22"/>
          <w:szCs w:val="22"/>
        </w:rPr>
        <w:t xml:space="preserve">Experimental approach: </w:t>
      </w:r>
      <w:r w:rsidRPr="00F32498">
        <w:rPr>
          <w:rFonts w:ascii="Arial" w:hAnsi="Arial" w:cs="Arial"/>
          <w:iCs/>
          <w:sz w:val="22"/>
          <w:szCs w:val="22"/>
        </w:rPr>
        <w:t xml:space="preserve">Using the medin cloning, expression and purification protocol outlined in Aim 1.2, I will express a tiled library of alanine mutants of the medin peptide. My mutagenesis library will consist of </w:t>
      </w:r>
      <w:r w:rsidR="00645803" w:rsidRPr="00F32498">
        <w:rPr>
          <w:rFonts w:ascii="Arial" w:hAnsi="Arial" w:cs="Arial"/>
          <w:iCs/>
          <w:sz w:val="22"/>
          <w:szCs w:val="22"/>
        </w:rPr>
        <w:t>tiled windows</w:t>
      </w:r>
      <w:r w:rsidRPr="00F32498">
        <w:rPr>
          <w:rFonts w:ascii="Arial" w:hAnsi="Arial" w:cs="Arial"/>
          <w:iCs/>
          <w:sz w:val="22"/>
          <w:szCs w:val="22"/>
        </w:rPr>
        <w:t xml:space="preserve"> of between 8-12 amino acids across the length of the medin peptide. First, I will determine the aggregation properties of these mutants using the ThT assay. </w:t>
      </w:r>
      <w:r>
        <w:rPr>
          <w:rFonts w:ascii="Arial" w:hAnsi="Arial" w:cs="Arial"/>
          <w:iCs/>
          <w:sz w:val="22"/>
          <w:szCs w:val="22"/>
        </w:rPr>
        <w:t>Based on prior studies</w:t>
      </w:r>
      <w:r w:rsidR="00645803">
        <w:rPr>
          <w:rFonts w:ascii="Arial" w:hAnsi="Arial" w:cs="Arial"/>
          <w:iCs/>
          <w:sz w:val="22"/>
          <w:szCs w:val="22"/>
        </w:rPr>
        <w:fldChar w:fldCharType="begin"/>
      </w:r>
      <w:r w:rsidR="00645803">
        <w:rPr>
          <w:rFonts w:ascii="Arial" w:hAnsi="Arial" w:cs="Arial"/>
          <w:iCs/>
          <w:sz w:val="22"/>
          <w:szCs w:val="22"/>
        </w:rPr>
        <w:instrText xml:space="preserve"> ADDIN ZOTERO_ITEM CSL_CITATION {"citationID":"KueAaGIP","properties":{"formattedCitation":"\\super 67,73\\nosupersub{}","plainCitation":"67,73","noteIndex":0},"citationItems":[{"id":1320,"uris":["http://zotero.org/users/10812369/items/XNSTFXEF"],"itemData":{"id":1320,"type":"article-journal","abstract":"Medin amyloid a</w:instrText>
      </w:r>
      <w:r w:rsidR="00645803">
        <w:rPr>
          <w:rFonts w:ascii="Cambria Math" w:hAnsi="Cambria Math" w:cs="Cambria Math"/>
          <w:iCs/>
          <w:sz w:val="22"/>
          <w:szCs w:val="22"/>
        </w:rPr>
        <w:instrText>ﬀ</w:instrText>
      </w:r>
      <w:r w:rsidR="00645803">
        <w:rPr>
          <w:rFonts w:ascii="Arial" w:hAnsi="Arial" w:cs="Arial"/>
          <w:iCs/>
          <w:sz w:val="22"/>
          <w:szCs w:val="22"/>
        </w:rPr>
        <w:instrText>ects the medial layer of the thoracic aorta of most people above 50 years of age. The consequences of this amyloid are not completely known but the deposits may contribute to diseases such as thoracic aortic aneurysm and dissection or to the general diminished elasticity of blood vessels seen in elderly people. We show that the 50-amino acid residue peptide medin forms amyloid-like ﬁbrils in vitro. With the use of Congo red staining, Thioﬂavin T ﬂuorescence, electron microscopy, and a solid-phase binding assay on di</w:instrText>
      </w:r>
      <w:r w:rsidR="00645803">
        <w:rPr>
          <w:rFonts w:ascii="Cambria Math" w:hAnsi="Cambria Math" w:cs="Cambria Math"/>
          <w:iCs/>
          <w:sz w:val="22"/>
          <w:szCs w:val="22"/>
        </w:rPr>
        <w:instrText>ﬀ</w:instrText>
      </w:r>
      <w:r w:rsidR="00645803">
        <w:rPr>
          <w:rFonts w:ascii="Arial" w:hAnsi="Arial" w:cs="Arial"/>
          <w:iCs/>
          <w:sz w:val="22"/>
          <w:szCs w:val="22"/>
        </w:rPr>
        <w:instrText xml:space="preserve">erent synthetic peptides, we identiﬁed the last 18–19 amino acid residues to constitute the amyloid-promoting region of medin. We also demonstrate that the two C-terminal phenylalanines, previously suggested to be of importance for amyloid formation, are not required for medin amyloid formation.","container-title":"Biochemical and Biophysical Research Communications","DOI":"10.1016/j.bbrc.2007.06.187","ISSN":"0006291X","issue":"4","journalAbbreviation":"Biochemical and Biophysical Research Communications","language":"en","license":"https://www.elsevier.com/tdm/userlicense/1.0/","page":"822-828","source":"DOI.org (Crossref)","title":"Unwinding fibril formation of medin, the peptide of the most common form of human amyloid","volume":"361","author":[{"family":"Larsson","given":"Annika"},{"family":"Söderberg","given":"Linda"},{"family":"Westermark","given":"Gunilla T."},{"family":"Sletten","given":"Knut"},{"family":"Engström","given":"Ulla"},{"family":"Tjernberg","given":"Lars O."},{"family":"Näslund","given":"Jan"},{"family":"Westermark","given":"Per"}],"issued":{"date-parts":[["2007",10]]}}},{"id":1540,"uris":["http://zotero.org/users/10812369/items/ZLXZFUBJ"],"itemData":{"id":1540,"type":"article-journal","abstract":"Over 30 polypeptides are known to assemble into highly ordered ﬁbrils associated with pathological disorders known collectively as amyloidoses. Structural studies of short model peptides are beginning to reveal trends in the types of molecular interactions that drive aggregation and stabilize the packing of β-sheet layers within ﬁbrillar assemblies. This work investigates the molecular architecture of ﬁbrils formed by the peptide AMed42-49 representing residues 42-49 of the 50 amino acid polypeptide medin associated with aortic medial amyloid, the most common form of senile localized amyloid. The peptide aggregates within 2 days to form bundles of microcrystalline-like needles displaying a high degree of order. Fibrils were prepared from peptides containing up to 23 13C labels, and the solid-state nuclear magnetic resonance (SSNMR) method rotational resonance (RR) was used to determine constraints on the distances between selective atomic sites within ﬁbrils. The constraints are consistent with unbroken β-strands hydrogen bonded in a parallel in-register arrangement within β-sheets. Further RR measurements identify close (&gt;6.5 Å) contacts between residues F43 and V46 and between S45 and V46, which can only occur between β-sheet layers and which are consistent with two principal models of β-sheet arrangements. X-ray ﬁber diffraction from partially aligned ﬁbrils revealed the classical amyloid diffraction pattern, and comparison of patterns calculated from model coordinates with experimental data allowed determination of a consistent molecular model.","container-title":"Biochemistry","DOI":"10.1021/bi802164e","ISSN":"0006-2960, 1520-4995","issue":"14","journalAbbreviation":"Biochemistry","language":"en","page":"3089-3099","source":"DOI.org (Crossref)","title":"Cross-β Spine Architecture of Fibrils Formed by the Amyloidogenic Segment NFGSVQFV of Medin from Solid-State NMR and X-ray Fiber Diffraction Measurements","volume":"48","author":[{"family":"Madine","given":"Jillian"},{"family":"Copland","given":"Alastair"},{"family":"Serpell","given":"Louise C."},{"family":"Middleton","given":"David A."}],"issued":{"date-parts":[["2009",4,14]]}}}],"schema":"https://github.com/citation-style-language/schema/raw/master/csl-citation.json"} </w:instrText>
      </w:r>
      <w:r w:rsidR="00645803">
        <w:rPr>
          <w:rFonts w:ascii="Arial" w:hAnsi="Arial" w:cs="Arial"/>
          <w:iCs/>
          <w:sz w:val="22"/>
          <w:szCs w:val="22"/>
        </w:rPr>
        <w:fldChar w:fldCharType="separate"/>
      </w:r>
      <w:r w:rsidR="00645803" w:rsidRPr="00645803">
        <w:rPr>
          <w:rFonts w:ascii="Arial" w:hAnsi="Arial" w:cs="Arial"/>
          <w:kern w:val="0"/>
          <w:sz w:val="22"/>
          <w:vertAlign w:val="superscript"/>
        </w:rPr>
        <w:t>67,73</w:t>
      </w:r>
      <w:r w:rsidR="00645803">
        <w:rPr>
          <w:rFonts w:ascii="Arial" w:hAnsi="Arial" w:cs="Arial"/>
          <w:iCs/>
          <w:sz w:val="22"/>
          <w:szCs w:val="22"/>
        </w:rPr>
        <w:fldChar w:fldCharType="end"/>
      </w:r>
      <w:r w:rsidR="00645803">
        <w:rPr>
          <w:rFonts w:ascii="Arial" w:hAnsi="Arial" w:cs="Arial"/>
          <w:iCs/>
          <w:sz w:val="22"/>
          <w:szCs w:val="22"/>
        </w:rPr>
        <w:t>,</w:t>
      </w:r>
      <w:r>
        <w:rPr>
          <w:rFonts w:ascii="Arial" w:hAnsi="Arial" w:cs="Arial"/>
          <w:iCs/>
          <w:sz w:val="22"/>
          <w:szCs w:val="22"/>
        </w:rPr>
        <w:t xml:space="preserve"> I expect</w:t>
      </w:r>
      <w:r w:rsidRPr="00F32498">
        <w:rPr>
          <w:rFonts w:ascii="Arial" w:hAnsi="Arial" w:cs="Arial"/>
          <w:iCs/>
          <w:sz w:val="22"/>
          <w:szCs w:val="22"/>
        </w:rPr>
        <w:t xml:space="preserve"> mutants in the C-terminus of medin peptide will inhibit or limit aggregation. Next, I will screen a subset of patients from my larger cohort that are seropositive and negative for medin autoantibodies on the mutant library to map variants that inhibit binding.  </w:t>
      </w:r>
    </w:p>
    <w:p w14:paraId="7C65B8B3" w14:textId="337A8C6F" w:rsidR="00A16AB3" w:rsidRPr="00F32498" w:rsidRDefault="00A16AB3" w:rsidP="00A16AB3">
      <w:pPr>
        <w:rPr>
          <w:rFonts w:ascii="Arial" w:hAnsi="Arial" w:cs="Arial"/>
          <w:color w:val="000000" w:themeColor="text1"/>
          <w:sz w:val="22"/>
          <w:szCs w:val="22"/>
        </w:rPr>
      </w:pPr>
      <w:r w:rsidRPr="00F32498">
        <w:rPr>
          <w:rFonts w:ascii="Arial" w:hAnsi="Arial" w:cs="Arial"/>
          <w:i/>
          <w:sz w:val="22"/>
          <w:szCs w:val="22"/>
        </w:rPr>
        <w:t>Expected outcomes, caveats, and alternative approaches</w:t>
      </w:r>
      <w:r w:rsidRPr="00F32498">
        <w:rPr>
          <w:rFonts w:ascii="Arial" w:hAnsi="Arial" w:cs="Arial"/>
          <w:color w:val="000000" w:themeColor="text1"/>
          <w:sz w:val="22"/>
          <w:szCs w:val="22"/>
        </w:rPr>
        <w:t>: Previous epitope mapping by PhIP</w:t>
      </w:r>
      <w:r w:rsidR="00645803">
        <w:rPr>
          <w:rFonts w:ascii="Arial" w:hAnsi="Arial" w:cs="Arial"/>
          <w:color w:val="000000" w:themeColor="text1"/>
          <w:sz w:val="22"/>
          <w:szCs w:val="22"/>
        </w:rPr>
        <w:t>-</w:t>
      </w:r>
      <w:r w:rsidRPr="00F32498">
        <w:rPr>
          <w:rFonts w:ascii="Arial" w:hAnsi="Arial" w:cs="Arial"/>
          <w:color w:val="000000" w:themeColor="text1"/>
          <w:sz w:val="22"/>
          <w:szCs w:val="22"/>
        </w:rPr>
        <w:t>seq in our lab has yielded single-amino acid resolution of epitope specificity</w:t>
      </w:r>
      <w:r w:rsidR="00645803">
        <w:rPr>
          <w:rFonts w:ascii="Arial" w:hAnsi="Arial" w:cs="Arial"/>
          <w:color w:val="000000" w:themeColor="text1"/>
          <w:sz w:val="22"/>
          <w:szCs w:val="22"/>
        </w:rPr>
        <w:fldChar w:fldCharType="begin"/>
      </w:r>
      <w:r w:rsidR="00645803">
        <w:rPr>
          <w:rFonts w:ascii="Arial" w:hAnsi="Arial" w:cs="Arial"/>
          <w:color w:val="000000" w:themeColor="text1"/>
          <w:sz w:val="22"/>
          <w:szCs w:val="22"/>
        </w:rPr>
        <w:instrText xml:space="preserve"> ADDIN ZOTERO_ITEM CSL_CITATION {"citationID":"4o16qDHP","properties":{"formattedCitation":"\\super 19,52\\nosupersub{}","plainCitation":"19,52","noteIndex":0},"citationItems":[{"id":745,"uris":["http://zotero.org/users/10812369/items/7ZAENZH6"],"itemData":{"id":745,"type":"article-journal","abstract":"Abstract\n            Paraneoplastic neurological disorders are immune-mediated diseases understood to manifest as part of a misdirected anti-tumor immune response. Paraneoplastic neurological disorder-associated autoantibodies can assist with diagnosis and enhance our understanding of tumor-associated immune processes. We designed a comprehensive library of 49-amino-acid overlapping peptides spanning the entire human proteome, including all splicing isoforms and computationally predicted coding regions. Using this library, we optimized a phage immunoprecipitation and sequencing protocol with multiple rounds of enrichment to create high-resolution epitope profiles in serum and cerebrospinal fluid (CSF) samples from patients suffering from two common paraneoplastic neurological disorders, the anti-Yo (n = 36 patients) and anti-Hu (n = 44 patients) syndromes. All (100%) anti-Yo patient samples yielded enrichment of peptides from the canonical anti-Yo (CDR2 and CDR2L) antigens, while 38% of anti-Hu patients enriched peptides deriving from the nELAVL (neuronal embryonic lethal abnormal vision like) family of proteins, the anti-Hu autoantigenic target. Among the anti-Hu patient samples that were positive for nELAVL, we noted a restricted region of immunoreactivity. To achieve single amino acid resolution, we designed a novel deep mutational scanning phage library encoding all possible single-point mutants targeting the reactive nELAVL region. This analysis revealed a distinct preference for the degenerate motif, RLDxLL, shared by ELAVL2, 3 and 4. Lastly, phage immunoprecipitation sequencing identified several known autoantigens in these same patient samples, including peptides deriving from the cancer-associated antigens ZIC and SOX families of transcription factors. Overall, this optimized phage immunoprecipitation sequencing library and protocol yielded the high-resolution epitope mapping of the autoantigens targeted in anti-Yo and anti-Hu encephalitis patients to date. The results presented here further demonstrate the utility and high-resolution capability of phage immunoprecipitation sequencing for both basic science and clinical applications and for better understanding the antigenic targets and triggers of paraneoplastic neurological disorders.","container-title":"Brain Communications","DOI":"10.1093/braincomms/fcaa059","ISSN":"2632-1297","issue":"2","language":"en","page":"fcaa059","source":"DOI.org (Crossref)","title":"High-resolution epitope mapping of anti-Hu and anti-Yo autoimmunity by programmable phage display","volume":"2","author":[{"family":"O’Donovan","given":"Brian"},{"family":"Mandel-Brehm","given":"Caleigh"},{"family":"Vazquez","given":"Sara E"},{"family":"Liu","given":"Jamin"},{"family":"Parent","given":"Audrey V"},{"family":"Anderson","given":"Mark S"},{"family":"Kassimatis","given":"Travis"},{"family":"Zekeridou","given":"Anastasia"},{"family":"Hauser","given":"Stephen L"},{"family":"Pittock","given":"Sean J"},{"family":"Chow","given":"Eric"},{"family":"Wilson","given":"Michael R"},{"family":"DeRisi","given":"Joseph L"}],"issued":{"date-parts":[["2020",7,1]]}}},{"id":1435,"uris":["http://zotero.org/users/10812369/items/N52PH878"],"itemData":{"id":1435,"type":"article-journal","abstract":"Abstract\n            \n              Multisystem inflammatory syndrome in children (MIS-C) is a severe, post-infectious sequela of SARS-CoV-2 infection\n              1,2\n              , yet the pathophysiological mechanism connecting the infection to the broad inflammatory syndrome remains unknown. Here we leveraged a large set of samples from patients with MIS-C to identify a distinct set of host proteins targeted by patient autoantibodies including a particular autoreactive epitope within SNX8, a protein involved in regulating an antiviral pathway associated with MIS-C pathogenesis. In parallel, we also probed antibody responses from patients with MIS-C to the complete SARS-CoV-2 proteome and found enriched reactivity against a distinct domain of the SARS-CoV-2 nucleocapsid protein. The immunogenic regions of the viral nucleocapsid and host SNX8 proteins bear remarkable sequence similarity. Consequently, we found that many children with anti-SNX8 autoantibodies also have cross-reactive T cells engaging both the SNX8 and the SARS-CoV-2 nucleocapsid protein epitopes. Together, these findings suggest that patients with MIS-C develop a characteristic immune response to the SARS-CoV-2 nucleocapsid protein that is associated with cross-reactivity to the self-protein SNX8, demonstrating a mechanistic link between the infection and the inflammatory syndrome, with implications for better understanding a range of post-infectious autoinflammatory diseases.","container-title":"Nature","DOI":"10.1038/s41586-024-07722-4","ISSN":"0028-0836, 1476-4687","issue":"8025","journalAbbreviation":"Nature","language":"en","page":"622-629","source":"DOI.org (Crossref)","title":"Molecular mimicry in multisystem inflammatory syndrome in children","volume":"632","author":[{"family":"Bodansky","given":"Aaron"},{"family":"Mettelman","given":"Robert C."},{"family":"Sabatino","given":"Joseph J."},{"family":"Vazquez","given":"Sara E."},{"family":"Chou","given":"Janet"},{"family":"Novak","given":"Tanya"},{"family":"Moffitt","given":"Kristin L."},{"family":"Miller","given":"Haleigh S."},{"family":"Kung","given":"Andrew F."},{"family":"Rackaityte","given":"Elze"},{"family":"Zamecnik","given":"Colin R."},{"family":"Rajan","given":"Jayant V."},{"family":"Kortbawi","given":"Hannah"},{"family":"Mandel-Brehm","given":"Caleigh"},{"family":"Mitchell","given":"Anthea"},{"family":"Wang","given":"Chung-Yu"},{"family":"Saxena","given":"Aditi"},{"family":"Zorn","given":"Kelsey"},{"family":"Yu","given":"David J. L."},{"family":"Pogorelyy","given":"Mikhail V."},{"family":"Awad","given":"Walid"},{"family":"Kirk","given":"Allison M."},{"family":"Asaki","given":"James"},{"family":"Pluvinage","given":"John V."},{"family":"Wilson","given":"Michael R."},{"family":"Zambrano","given":"Laura D."},{"family":"Campbell","given":"Angela P."},{"literal":"Overcoming COVID-19 Network Investigators"},{"family":"Loftis","given":"Laura L."},{"family":"Hobbs","given":"Charlotte V."},{"family":"Tarquinio","given":"Keiko M."},{"family":"Kong","given":"Michele"},{"family":"Fitzgerald","given":"Julie C."},{"family":"Espinal","given":"Paula S."},{"family":"Walker","given":"Tracie C."},{"family":"Schwartz","given":"Stephanie P."},{"family":"Crandall","given":"Hillary"},{"family":"Irby","given":"Katherine"},{"family":"Staat","given":"Mary Allen"},{"family":"Rowan","given":"Courtney M."},{"family":"Schuster","given":"Jennifer E."},{"family":"Halasa","given":"Natasha B."},{"family":"Gertz","given":"Shira J."},{"family":"Mack","given":"Elizabeth H."},{"family":"Maddux","given":"Aline B."},{"family":"Cvijanovich","given":"Natalie Z."},{"family":"Zinter","given":"Matt S."},{"family":"Thomas","given":"Paul G."},{"family":"Randolph","given":"Adrienne G."},{"family":"Anderson","given":"Mark S."},{"family":"DeRisi","given":"Joseph L."}],"issued":{"date-parts":[["2024",8,15]]}}}],"schema":"https://github.com/citation-style-language/schema/raw/master/csl-citation.json"} </w:instrText>
      </w:r>
      <w:r w:rsidR="00645803">
        <w:rPr>
          <w:rFonts w:ascii="Arial" w:hAnsi="Arial" w:cs="Arial"/>
          <w:color w:val="000000" w:themeColor="text1"/>
          <w:sz w:val="22"/>
          <w:szCs w:val="22"/>
        </w:rPr>
        <w:fldChar w:fldCharType="separate"/>
      </w:r>
      <w:r w:rsidR="00645803" w:rsidRPr="00645803">
        <w:rPr>
          <w:rFonts w:ascii="Arial" w:hAnsi="Arial" w:cs="Arial"/>
          <w:color w:val="000000"/>
          <w:kern w:val="0"/>
          <w:sz w:val="22"/>
          <w:vertAlign w:val="superscript"/>
        </w:rPr>
        <w:t>19,52</w:t>
      </w:r>
      <w:r w:rsidR="00645803">
        <w:rPr>
          <w:rFonts w:ascii="Arial" w:hAnsi="Arial" w:cs="Arial"/>
          <w:color w:val="000000" w:themeColor="text1"/>
          <w:sz w:val="22"/>
          <w:szCs w:val="22"/>
        </w:rPr>
        <w:fldChar w:fldCharType="end"/>
      </w:r>
      <w:r w:rsidRPr="00F32498">
        <w:rPr>
          <w:rFonts w:ascii="Arial" w:hAnsi="Arial" w:cs="Arial"/>
          <w:color w:val="000000" w:themeColor="text1"/>
          <w:sz w:val="22"/>
          <w:szCs w:val="22"/>
        </w:rPr>
        <w:t>, therefore I expect this technique to perform well against medin and GCA patient serum. However, it may be that anti-medin antibodies are more diffuse or promiscuous with respect to binding epitope. In this case, I propose to compare individuals to derive both shared and private medin epitopes.</w:t>
      </w:r>
    </w:p>
    <w:p w14:paraId="656BB352" w14:textId="78461402" w:rsidR="00A16AB3" w:rsidRPr="00F32498" w:rsidRDefault="00A16AB3" w:rsidP="00A16AB3">
      <w:pPr>
        <w:spacing w:before="100" w:beforeAutospacing="1" w:after="100" w:afterAutospacing="1"/>
        <w:rPr>
          <w:rFonts w:ascii="Arial" w:hAnsi="Arial" w:cs="Arial"/>
          <w:sz w:val="22"/>
          <w:szCs w:val="22"/>
        </w:rPr>
      </w:pPr>
      <w:r w:rsidRPr="00F32498">
        <w:rPr>
          <w:rFonts w:ascii="Arial" w:eastAsia="Times New Roman" w:hAnsi="Arial" w:cs="Arial"/>
          <w:i/>
          <w:iCs/>
          <w:kern w:val="0"/>
          <w:sz w:val="22"/>
          <w:szCs w:val="22"/>
          <w14:ligatures w14:val="none"/>
        </w:rPr>
        <w:t>Deliverables and future directions</w:t>
      </w:r>
      <w:r w:rsidRPr="00F32498">
        <w:rPr>
          <w:rFonts w:ascii="Arial" w:hAnsi="Arial" w:cs="Arial"/>
          <w:sz w:val="22"/>
          <w:szCs w:val="22"/>
        </w:rPr>
        <w:t xml:space="preserve">: This aim will establish the immunogenic regions within medin amyloid in GCA seropositive patients. Mapping the epitope-specificity of this autoimmune antigen lays the </w:t>
      </w:r>
      <w:r w:rsidR="00645803" w:rsidRPr="00F32498">
        <w:rPr>
          <w:rFonts w:ascii="Arial" w:hAnsi="Arial" w:cs="Arial"/>
          <w:sz w:val="22"/>
          <w:szCs w:val="22"/>
        </w:rPr>
        <w:t>groundwork</w:t>
      </w:r>
      <w:r w:rsidRPr="00F32498">
        <w:rPr>
          <w:rFonts w:ascii="Arial" w:hAnsi="Arial" w:cs="Arial"/>
          <w:sz w:val="22"/>
          <w:szCs w:val="22"/>
        </w:rPr>
        <w:t xml:space="preserve"> for future biophysical work on this antibody-antigen interaction</w:t>
      </w:r>
      <w:r>
        <w:rPr>
          <w:rFonts w:ascii="Arial" w:hAnsi="Arial" w:cs="Arial"/>
          <w:sz w:val="22"/>
          <w:szCs w:val="22"/>
        </w:rPr>
        <w:t xml:space="preserve">, the product of which will ultimately inform therapeutic interventions. </w:t>
      </w:r>
    </w:p>
    <w:p w14:paraId="6FCB3A36"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 xml:space="preserve">Aim 2: Using patient biopsies, investigate medin-specific immunoglobin deposition relative to medin amyloid aggregation and human cell infiltrates. </w:t>
      </w:r>
    </w:p>
    <w:p w14:paraId="62851942" w14:textId="77777777" w:rsidR="00A16AB3" w:rsidRPr="00F32498" w:rsidRDefault="00A16AB3" w:rsidP="00A16AB3">
      <w:pPr>
        <w:rPr>
          <w:rFonts w:ascii="Arial" w:hAnsi="Arial" w:cs="Arial"/>
          <w:iCs/>
          <w:sz w:val="22"/>
          <w:szCs w:val="22"/>
        </w:rPr>
      </w:pPr>
      <w:r w:rsidRPr="00CC0C4D">
        <w:rPr>
          <w:rFonts w:ascii="Arial" w:hAnsi="Arial" w:cs="Arial"/>
          <w:i/>
          <w:iCs/>
          <w:sz w:val="22"/>
          <w:szCs w:val="22"/>
        </w:rPr>
        <w:t>Rationale</w:t>
      </w:r>
      <w:r w:rsidRPr="00F32498">
        <w:rPr>
          <w:rFonts w:ascii="Arial" w:hAnsi="Arial" w:cs="Arial"/>
          <w:i/>
          <w:iCs/>
          <w:sz w:val="22"/>
          <w:szCs w:val="22"/>
          <w:u w:val="single"/>
        </w:rPr>
        <w:t>:</w:t>
      </w:r>
      <w:r w:rsidRPr="00F32498">
        <w:rPr>
          <w:rFonts w:ascii="Arial" w:hAnsi="Arial" w:cs="Arial"/>
          <w:iCs/>
          <w:sz w:val="22"/>
          <w:szCs w:val="22"/>
        </w:rPr>
        <w:t xml:space="preserve"> My preliminary data and the literature suggest medin is an autoantigen in GCA. To investigate this hypothesis, I will perform </w:t>
      </w:r>
      <w:r w:rsidRPr="00F32498">
        <w:rPr>
          <w:rFonts w:ascii="Arial" w:hAnsi="Arial" w:cs="Arial"/>
          <w:i/>
          <w:iCs/>
          <w:sz w:val="22"/>
          <w:szCs w:val="22"/>
        </w:rPr>
        <w:t>in situ</w:t>
      </w:r>
      <w:r w:rsidRPr="00F32498">
        <w:rPr>
          <w:rFonts w:ascii="Arial" w:hAnsi="Arial" w:cs="Arial"/>
          <w:iCs/>
          <w:sz w:val="22"/>
          <w:szCs w:val="22"/>
        </w:rPr>
        <w:t xml:space="preserve"> experiments of medin amyloid and its relation to the autoimmune landscape of GCA arteries. </w:t>
      </w:r>
      <w:r w:rsidRPr="00F32498">
        <w:rPr>
          <w:rFonts w:ascii="Arial" w:hAnsi="Arial" w:cs="Arial"/>
          <w:sz w:val="22"/>
          <w:szCs w:val="22"/>
        </w:rPr>
        <w:t xml:space="preserve">This aim will 1) preform co-localization immunofluorescent studies of medin amyloid and immunoglobin deposits in patient tissue, and 2) preform multiplexed immunofluorescence to capture the immune environment surrounding amyloid deposits in patient tissue. </w:t>
      </w:r>
    </w:p>
    <w:p w14:paraId="2726EBB2" w14:textId="77777777" w:rsidR="00A16AB3" w:rsidRPr="00F32498" w:rsidRDefault="00A16AB3" w:rsidP="00A16AB3">
      <w:pPr>
        <w:rPr>
          <w:rFonts w:ascii="Arial" w:hAnsi="Arial" w:cs="Arial"/>
          <w:sz w:val="22"/>
          <w:szCs w:val="22"/>
        </w:rPr>
      </w:pPr>
    </w:p>
    <w:p w14:paraId="1B2CC2AA" w14:textId="77777777" w:rsidR="00A16AB3" w:rsidRPr="00F32498" w:rsidRDefault="00A16AB3" w:rsidP="00A16AB3">
      <w:pPr>
        <w:rPr>
          <w:rFonts w:ascii="Arial" w:eastAsia="Cambria Math" w:hAnsi="Arial" w:cs="Arial"/>
          <w:sz w:val="22"/>
          <w:szCs w:val="22"/>
          <w:lang w:eastAsia="ja-JP"/>
        </w:rPr>
      </w:pPr>
      <w:r w:rsidRPr="00CC0C4D">
        <w:rPr>
          <w:rFonts w:ascii="Arial" w:hAnsi="Arial" w:cs="Arial"/>
          <w:i/>
          <w:iCs/>
          <w:sz w:val="22"/>
          <w:szCs w:val="22"/>
        </w:rPr>
        <w:lastRenderedPageBreak/>
        <w:t>Patient Samples:</w:t>
      </w:r>
      <w:r w:rsidRPr="00F32498">
        <w:rPr>
          <w:rFonts w:ascii="Arial" w:hAnsi="Arial" w:cs="Arial"/>
          <w:sz w:val="22"/>
          <w:szCs w:val="22"/>
        </w:rPr>
        <w:t xml:space="preserve"> I am recruiting samples for this study in collaboration with Dr. Jonathan Lu of UCSF Oculofacial Plastic Surgery. Dr. Lu expects we will consent</w:t>
      </w:r>
      <w:r>
        <w:rPr>
          <w:rFonts w:ascii="Arial" w:hAnsi="Arial" w:cs="Arial"/>
          <w:sz w:val="22"/>
          <w:szCs w:val="22"/>
        </w:rPr>
        <w:t>, under our existing IRB approved study,</w:t>
      </w:r>
      <w:r w:rsidRPr="00F32498">
        <w:rPr>
          <w:rFonts w:ascii="Arial" w:hAnsi="Arial" w:cs="Arial"/>
          <w:sz w:val="22"/>
          <w:szCs w:val="22"/>
        </w:rPr>
        <w:t xml:space="preserve"> 8 patients per month, based on prior experience, and thus </w:t>
      </w:r>
      <w:r w:rsidRPr="00F32498">
        <w:rPr>
          <w:rFonts w:ascii="Arial" w:hAnsi="Arial" w:cs="Arial"/>
          <w:sz w:val="22"/>
          <w:szCs w:val="22"/>
          <w:u w:val="single"/>
        </w:rPr>
        <w:t>we will have about 96 samples within one year of recruiting</w:t>
      </w:r>
      <w:r w:rsidRPr="00F32498">
        <w:rPr>
          <w:rFonts w:ascii="Arial" w:hAnsi="Arial" w:cs="Arial"/>
          <w:sz w:val="22"/>
          <w:szCs w:val="22"/>
        </w:rPr>
        <w:t xml:space="preserve">. I will collect tissue samples at the time of surgery from individuals undergoing temporal artery biopsy for suspected GCA diagnosis, freeze in OCT-embedded blocks and store in -80°C freezers and then will be </w:t>
      </w:r>
      <w:proofErr w:type="spellStart"/>
      <w:r w:rsidRPr="00F32498">
        <w:rPr>
          <w:rFonts w:ascii="Arial" w:hAnsi="Arial" w:cs="Arial"/>
          <w:sz w:val="22"/>
          <w:szCs w:val="22"/>
        </w:rPr>
        <w:t>cryosectioned</w:t>
      </w:r>
      <w:proofErr w:type="spellEnd"/>
      <w:r w:rsidRPr="00F32498">
        <w:rPr>
          <w:rFonts w:ascii="Arial" w:hAnsi="Arial" w:cs="Arial"/>
          <w:sz w:val="22"/>
          <w:szCs w:val="22"/>
        </w:rPr>
        <w:t xml:space="preserve"> as needed. Patients undergoing TAB with alternate diagnoses, such as infectious arteritis, polyarteritis nodosa and sarcoidosis, will be used as </w:t>
      </w:r>
      <w:r>
        <w:rPr>
          <w:rFonts w:ascii="Arial" w:hAnsi="Arial" w:cs="Arial"/>
          <w:bCs/>
          <w:sz w:val="22"/>
          <w:szCs w:val="22"/>
        </w:rPr>
        <w:t>disease comparators</w:t>
      </w:r>
      <w:r w:rsidRPr="00F32498">
        <w:rPr>
          <w:rFonts w:ascii="Arial" w:hAnsi="Arial" w:cs="Arial"/>
          <w:sz w:val="22"/>
          <w:szCs w:val="22"/>
        </w:rPr>
        <w:t xml:space="preserve">. I have additionally acquired tissue samples from two cadavers through the UCSF Willed Body Program to serve as non-cardiovascular disease </w:t>
      </w:r>
      <w:r>
        <w:rPr>
          <w:rFonts w:ascii="Arial" w:hAnsi="Arial" w:cs="Arial"/>
          <w:bCs/>
          <w:sz w:val="22"/>
          <w:szCs w:val="22"/>
        </w:rPr>
        <w:t>h</w:t>
      </w:r>
      <w:r w:rsidRPr="006A7DB6">
        <w:rPr>
          <w:rFonts w:ascii="Arial" w:hAnsi="Arial" w:cs="Arial"/>
          <w:bCs/>
          <w:sz w:val="22"/>
          <w:szCs w:val="22"/>
        </w:rPr>
        <w:t xml:space="preserve">ealthy </w:t>
      </w:r>
      <w:r>
        <w:rPr>
          <w:rFonts w:ascii="Arial" w:hAnsi="Arial" w:cs="Arial"/>
          <w:bCs/>
          <w:sz w:val="22"/>
          <w:szCs w:val="22"/>
        </w:rPr>
        <w:t>c</w:t>
      </w:r>
      <w:r w:rsidRPr="006A7DB6">
        <w:rPr>
          <w:rFonts w:ascii="Arial" w:hAnsi="Arial" w:cs="Arial"/>
          <w:bCs/>
          <w:sz w:val="22"/>
          <w:szCs w:val="22"/>
        </w:rPr>
        <w:t>ontrols</w:t>
      </w:r>
      <w:r w:rsidRPr="00F32498">
        <w:rPr>
          <w:rFonts w:ascii="Arial" w:hAnsi="Arial" w:cs="Arial"/>
          <w:b/>
          <w:sz w:val="22"/>
          <w:szCs w:val="22"/>
        </w:rPr>
        <w:t>.</w:t>
      </w:r>
    </w:p>
    <w:p w14:paraId="1F34B3AD" w14:textId="77777777" w:rsidR="00A16AB3" w:rsidRPr="00F32498" w:rsidRDefault="00A16AB3" w:rsidP="00A16AB3">
      <w:pPr>
        <w:rPr>
          <w:rFonts w:ascii="Arial" w:hAnsi="Arial" w:cs="Arial"/>
          <w:b/>
          <w:bCs/>
          <w:sz w:val="22"/>
          <w:szCs w:val="22"/>
        </w:rPr>
      </w:pPr>
    </w:p>
    <w:p w14:paraId="43DDA500" w14:textId="77777777" w:rsidR="00A16AB3" w:rsidRDefault="00A16AB3" w:rsidP="00A16AB3">
      <w:pPr>
        <w:rPr>
          <w:rFonts w:ascii="Arial" w:hAnsi="Arial" w:cs="Arial"/>
          <w:b/>
          <w:bCs/>
          <w:sz w:val="22"/>
          <w:szCs w:val="22"/>
        </w:rPr>
      </w:pPr>
      <w:r w:rsidRPr="00F32498">
        <w:rPr>
          <w:rFonts w:ascii="Arial" w:hAnsi="Arial" w:cs="Arial"/>
          <w:b/>
          <w:bCs/>
          <w:sz w:val="22"/>
          <w:szCs w:val="22"/>
        </w:rPr>
        <w:t>Aim 2.1: Investigate the spatial distribution of medin amyloid aggregates in relation to immunoglobin deposition in GCA lesions.</w:t>
      </w:r>
    </w:p>
    <w:p w14:paraId="290FD0D6" w14:textId="7DBBF0F8" w:rsidR="00A16AB3" w:rsidRPr="000A4A0D" w:rsidRDefault="00A16AB3" w:rsidP="00A16AB3">
      <w:pPr>
        <w:rPr>
          <w:rFonts w:ascii="Times New Roman" w:eastAsia="Times New Roman" w:hAnsi="Times New Roman" w:cs="Times New Roman"/>
          <w:kern w:val="0"/>
          <w14:ligatures w14:val="none"/>
        </w:rPr>
      </w:pPr>
      <w:r w:rsidRPr="00F32498">
        <w:rPr>
          <w:rFonts w:ascii="Arial" w:hAnsi="Arial" w:cs="Arial"/>
          <w:i/>
          <w:iCs/>
          <w:sz w:val="22"/>
          <w:szCs w:val="22"/>
        </w:rPr>
        <w:t xml:space="preserve">Experimental approach: </w:t>
      </w:r>
      <w:r w:rsidRPr="000A4A0D">
        <w:rPr>
          <w:rFonts w:ascii="Arial" w:eastAsia="Times New Roman" w:hAnsi="Arial" w:cs="Arial"/>
          <w:kern w:val="0"/>
          <w:sz w:val="22"/>
          <w:szCs w:val="22"/>
          <w14:ligatures w14:val="none"/>
        </w:rPr>
        <w:t xml:space="preserve">I will stain </w:t>
      </w:r>
      <w:proofErr w:type="spellStart"/>
      <w:r w:rsidRPr="000A4A0D">
        <w:rPr>
          <w:rFonts w:ascii="Arial" w:eastAsia="Times New Roman" w:hAnsi="Arial" w:cs="Arial"/>
          <w:kern w:val="0"/>
          <w:sz w:val="22"/>
          <w:szCs w:val="22"/>
          <w14:ligatures w14:val="none"/>
        </w:rPr>
        <w:t>cryosectioned</w:t>
      </w:r>
      <w:proofErr w:type="spellEnd"/>
      <w:r w:rsidRPr="000A4A0D">
        <w:rPr>
          <w:rFonts w:ascii="Arial" w:eastAsia="Times New Roman" w:hAnsi="Arial" w:cs="Arial"/>
          <w:kern w:val="0"/>
          <w:sz w:val="22"/>
          <w:szCs w:val="22"/>
          <w14:ligatures w14:val="none"/>
        </w:rPr>
        <w:t xml:space="preserve">, OCT-embedded temporal artery biopsies (TABs) using rabbit polyclonal anti-medin antibodies (from Aim 1). Human immunoglobulin deposits will be detected with fluorescent secondary antibodies to human Fc, while medin will be visualized using anti-rabbit secondary antibodies. Co-localization will be quantified using Pearson’s correlation coefficient (PCC) and </w:t>
      </w:r>
      <w:proofErr w:type="spellStart"/>
      <w:r w:rsidRPr="000A4A0D">
        <w:rPr>
          <w:rFonts w:ascii="Arial" w:eastAsia="Times New Roman" w:hAnsi="Arial" w:cs="Arial"/>
          <w:kern w:val="0"/>
          <w:sz w:val="22"/>
          <w:szCs w:val="22"/>
          <w14:ligatures w14:val="none"/>
        </w:rPr>
        <w:t>Manders</w:t>
      </w:r>
      <w:proofErr w:type="spellEnd"/>
      <w:r w:rsidRPr="000A4A0D">
        <w:rPr>
          <w:rFonts w:ascii="Arial" w:eastAsia="Times New Roman" w:hAnsi="Arial" w:cs="Arial"/>
          <w:kern w:val="0"/>
          <w:sz w:val="22"/>
          <w:szCs w:val="22"/>
          <w14:ligatures w14:val="none"/>
        </w:rPr>
        <w:t>’ overlap coefficients across multiple regions per sample</w:t>
      </w:r>
      <w:r w:rsidR="0013633C">
        <w:rPr>
          <w:rFonts w:ascii="Arial" w:eastAsia="Times New Roman" w:hAnsi="Arial" w:cs="Arial"/>
          <w:kern w:val="0"/>
          <w:sz w:val="22"/>
          <w:szCs w:val="22"/>
          <w14:ligatures w14:val="none"/>
        </w:rPr>
        <w:fldChar w:fldCharType="begin"/>
      </w:r>
      <w:r w:rsidR="0013633C">
        <w:rPr>
          <w:rFonts w:ascii="Arial" w:eastAsia="Times New Roman" w:hAnsi="Arial" w:cs="Arial"/>
          <w:kern w:val="0"/>
          <w:sz w:val="22"/>
          <w:szCs w:val="22"/>
          <w14:ligatures w14:val="none"/>
        </w:rPr>
        <w:instrText xml:space="preserve"> ADDIN ZOTERO_ITEM CSL_CITATION {"citationID":"xPPds18F","properties":{"formattedCitation":"\\super 74,75\\nosupersub{}","plainCitation":"74,75","noteIndex":0},"citationItems":[{"id":1975,"uris":["http://zotero.org/users/10812369/items/XTMI8RFC"],"itemData":{"id":1975,"type":"article-journal","abstract":"Colocalization analysis is the most common technique used for quantitative analysis of fluorescence microscopy images. Several metrics have been developed for measuring the colocalization of two probes, including Pearson's correlation coefficient (PCC) and Manders' correlation coefficient (MCC). However, once measured, the meaning of these measurements can be unclear; interpreting PCC or MCC values requires the ability to evaluate the significance of a particular measurement, or the significance of the difference between two sets of measurements. In previous work, we showed how spatial autocorrelation confounds randomization techniques commonly used for statistical analysis of colocalization data. Here we use computer simulations of biological images to show that the Student's one-sample t-test can be used to test the significance of PCC or MCC measurements of colocalization, and the Student's two-sample t-test can be used to test the significance of the difference between measurements obtained under different experimental conditions.","container-title":"Journal of Microscopy","DOI":"10.1111/jmi.12093","ISSN":"0022-2720, 1365-2818","issue":"3","journalAbbreviation":"Journal of Microscopy","language":"en","page":"295-302","source":"DOI.org (Crossref)","title":"Statistical tests for measures of colocalization in biological microscopy","volume":"252","author":[{"family":"Mcdonald","given":"John H."},{"family":"Dunn","given":"Kenneth W."}],"issued":{"date-parts":[["2013",12]]}}},{"id":1979,"uris":["http://zotero.org/users/10812369/items/MPAWBKKN"],"itemData":{"id":1979,"type":"article-journal","abstract":"Biomolecular interactions are fundamental to the vast majority of cellular processes, and identiﬁcation of the major interacting components is usually the ﬁrst step toward an understanding of the mechanisms that govern various cell functions. Thus, statistical image analyses that can be performed on ﬂuorescence microscopy images of ﬁxed or live cells have been routinely applied for biophysical and cell biological studies. These approaches measure the fraction of interacting particles by analyzing dual color ﬂuorescence images for colocalized pixels. Colocalization algorithms have proven to be effective, although the dynamic range and accuracy of these measurements has never been well established. Spatial image cross-correlation spectroscopy (ICCS), which cross-correlates spatial intensity ﬂuctuations recorded in images from two detection channels simultaneously, has also recently been shown to be an effective measure of colocalization as well. Through simulations, imaging of ﬂuorescent antibodies adsorbed on glass and cell measurements, we show that ICCS performs much better than standard colocalization algorithms at moderate to high densities of particles, which are often encountered in cellular systems. Furthermore, it was found that the density ratio between the two labeled species of interest plays a major role in the accuracy of the colocalization analysis. By applying a direct and systematic comparison between the standard, ﬂuorescence microscopy colocalization algorithm and spatial ICCS, we show regimes where each approach is applicable, and more importantly, where they fail to yield accurate results.","container-title":"Biophysical Journal","DOI":"10.1529/biophysj.106.089441","ISSN":"00063495","issue":"12","journalAbbreviation":"Biophysical Journal","language":"en","page":"4611-4622","source":"DOI.org (Crossref)","title":"A Guide to Accurate Fluorescence Microscopy Colocalization Measurements","volume":"91","author":[{"family":"Comeau","given":"Jonathan W.D."},{"family":"Costantino","given":"Santiago"},{"family":"Wiseman","given":"Paul W."}],"issued":{"date-parts":[["2006",12]]}}}],"schema":"https://github.com/citation-style-language/schema/raw/master/csl-citation.json"} </w:instrText>
      </w:r>
      <w:r w:rsidR="0013633C">
        <w:rPr>
          <w:rFonts w:ascii="Arial" w:eastAsia="Times New Roman" w:hAnsi="Arial" w:cs="Arial"/>
          <w:kern w:val="0"/>
          <w:sz w:val="22"/>
          <w:szCs w:val="22"/>
          <w14:ligatures w14:val="none"/>
        </w:rPr>
        <w:fldChar w:fldCharType="separate"/>
      </w:r>
      <w:r w:rsidR="0013633C" w:rsidRPr="0013633C">
        <w:rPr>
          <w:rFonts w:ascii="Arial" w:hAnsi="Arial" w:cs="Arial"/>
          <w:kern w:val="0"/>
          <w:sz w:val="22"/>
          <w:vertAlign w:val="superscript"/>
        </w:rPr>
        <w:t>74,75</w:t>
      </w:r>
      <w:r w:rsidR="0013633C">
        <w:rPr>
          <w:rFonts w:ascii="Arial" w:eastAsia="Times New Roman" w:hAnsi="Arial" w:cs="Arial"/>
          <w:kern w:val="0"/>
          <w:sz w:val="22"/>
          <w:szCs w:val="22"/>
          <w14:ligatures w14:val="none"/>
        </w:rPr>
        <w:fldChar w:fldCharType="end"/>
      </w:r>
      <w:r w:rsidRPr="000A4A0D">
        <w:rPr>
          <w:rFonts w:ascii="Arial" w:eastAsia="Times New Roman" w:hAnsi="Arial" w:cs="Arial"/>
          <w:kern w:val="0"/>
          <w:sz w:val="22"/>
          <w:szCs w:val="22"/>
          <w14:ligatures w14:val="none"/>
        </w:rPr>
        <w:t>. Group comparisons will be assessed using a one-sided Student’s t-test, as established in prior studies</w:t>
      </w:r>
      <w:r w:rsidR="0013633C">
        <w:rPr>
          <w:rFonts w:ascii="Arial" w:eastAsia="Times New Roman" w:hAnsi="Arial" w:cs="Arial"/>
          <w:kern w:val="0"/>
          <w:sz w:val="22"/>
          <w:szCs w:val="22"/>
          <w14:ligatures w14:val="none"/>
        </w:rPr>
        <w:fldChar w:fldCharType="begin"/>
      </w:r>
      <w:r w:rsidR="0013633C">
        <w:rPr>
          <w:rFonts w:ascii="Arial" w:eastAsia="Times New Roman" w:hAnsi="Arial" w:cs="Arial"/>
          <w:kern w:val="0"/>
          <w:sz w:val="22"/>
          <w:szCs w:val="22"/>
          <w14:ligatures w14:val="none"/>
        </w:rPr>
        <w:instrText xml:space="preserve"> ADDIN ZOTERO_ITEM CSL_CITATION {"citationID":"mLBozMY8","properties":{"formattedCitation":"\\super 74\\nosupersub{}","plainCitation":"74","noteIndex":0},"citationItems":[{"id":1975,"uris":["http://zotero.org/users/10812369/items/XTMI8RFC"],"itemData":{"id":1975,"type":"article-journal","abstract":"Colocalization analysis is the most common technique used for quantitative analysis of fluorescence microscopy images. Several metrics have been developed for measuring the colocalization of two probes, including Pearson's correlation coefficient (PCC) and Manders' correlation coefficient (MCC). However, once measured, the meaning of these measurements can be unclear; interpreting PCC or MCC values requires the ability to evaluate the significance of a particular measurement, or the significance of the difference between two sets of measurements. In previous work, we showed how spatial autocorrelation confounds randomization techniques commonly used for statistical analysis of colocalization data. Here we use computer simulations of biological images to show that the Student's one-sample t-test can be used to test the significance of PCC or MCC measurements of colocalization, and the Student's two-sample t-test can be used to test the significance of the difference between measurements obtained under different experimental conditions.","container-title":"Journal of Microscopy","DOI":"10.1111/jmi.12093","ISSN":"0022-2720, 1365-2818","issue":"3","journalAbbreviation":"Journal of Microscopy","language":"en","page":"295-302","source":"DOI.org (Crossref)","title":"Statistical tests for measures of colocalization in biological microscopy","volume":"252","author":[{"family":"Mcdonald","given":"John H."},{"family":"Dunn","given":"Kenneth W."}],"issued":{"date-parts":[["2013",12]]}}}],"schema":"https://github.com/citation-style-language/schema/raw/master/csl-citation.json"} </w:instrText>
      </w:r>
      <w:r w:rsidR="0013633C">
        <w:rPr>
          <w:rFonts w:ascii="Arial" w:eastAsia="Times New Roman" w:hAnsi="Arial" w:cs="Arial"/>
          <w:kern w:val="0"/>
          <w:sz w:val="22"/>
          <w:szCs w:val="22"/>
          <w14:ligatures w14:val="none"/>
        </w:rPr>
        <w:fldChar w:fldCharType="separate"/>
      </w:r>
      <w:r w:rsidR="0013633C" w:rsidRPr="0013633C">
        <w:rPr>
          <w:rFonts w:ascii="Arial" w:hAnsi="Arial" w:cs="Arial"/>
          <w:kern w:val="0"/>
          <w:sz w:val="22"/>
          <w:vertAlign w:val="superscript"/>
        </w:rPr>
        <w:t>74</w:t>
      </w:r>
      <w:r w:rsidR="0013633C">
        <w:rPr>
          <w:rFonts w:ascii="Arial" w:eastAsia="Times New Roman" w:hAnsi="Arial" w:cs="Arial"/>
          <w:kern w:val="0"/>
          <w:sz w:val="22"/>
          <w:szCs w:val="22"/>
          <w14:ligatures w14:val="none"/>
        </w:rPr>
        <w:fldChar w:fldCharType="end"/>
      </w:r>
      <w:r w:rsidRPr="00F32498">
        <w:rPr>
          <w:rFonts w:ascii="Arial" w:hAnsi="Arial" w:cs="Arial"/>
          <w:sz w:val="22"/>
          <w:szCs w:val="22"/>
        </w:rPr>
        <w:t>.</w:t>
      </w:r>
    </w:p>
    <w:p w14:paraId="5ECB616E" w14:textId="08FDC942" w:rsidR="00A16AB3" w:rsidRPr="00F32498" w:rsidRDefault="00A16AB3" w:rsidP="00A16AB3">
      <w:pPr>
        <w:spacing w:before="100" w:beforeAutospacing="1" w:after="100" w:afterAutospacing="1"/>
        <w:rPr>
          <w:rFonts w:ascii="Arial" w:hAnsi="Arial" w:cs="Arial"/>
          <w:color w:val="000000" w:themeColor="text1"/>
          <w:sz w:val="22"/>
          <w:szCs w:val="22"/>
        </w:rPr>
      </w:pPr>
      <w:r w:rsidRPr="00F32498">
        <w:rPr>
          <w:rFonts w:ascii="Arial" w:hAnsi="Arial" w:cs="Arial"/>
          <w:i/>
          <w:sz w:val="22"/>
          <w:szCs w:val="22"/>
        </w:rPr>
        <w:t>Expected outcomes, caveats, and alternative approaches</w:t>
      </w:r>
      <w:r w:rsidRPr="00F32498">
        <w:rPr>
          <w:rFonts w:ascii="Arial" w:hAnsi="Arial" w:cs="Arial"/>
          <w:color w:val="000000" w:themeColor="text1"/>
          <w:sz w:val="22"/>
          <w:szCs w:val="22"/>
        </w:rPr>
        <w:t xml:space="preserve">: </w:t>
      </w:r>
      <w:r w:rsidRPr="000A4A0D">
        <w:rPr>
          <w:rFonts w:ascii="Arial" w:hAnsi="Arial" w:cs="Arial"/>
          <w:color w:val="000000" w:themeColor="text1"/>
          <w:sz w:val="22"/>
          <w:szCs w:val="22"/>
        </w:rPr>
        <w:t>Medin and immunoglobulin have been shown to localize similarly in the medial layer and along the IEL in GCA lesions</w:t>
      </w:r>
      <w:r w:rsidR="0013633C">
        <w:rPr>
          <w:rFonts w:ascii="Arial" w:hAnsi="Arial" w:cs="Arial"/>
          <w:color w:val="000000" w:themeColor="text1"/>
          <w:sz w:val="22"/>
          <w:szCs w:val="22"/>
        </w:rPr>
        <w:fldChar w:fldCharType="begin"/>
      </w:r>
      <w:r w:rsidR="0013633C">
        <w:rPr>
          <w:rFonts w:ascii="Arial" w:hAnsi="Arial" w:cs="Arial"/>
          <w:color w:val="000000" w:themeColor="text1"/>
          <w:sz w:val="22"/>
          <w:szCs w:val="22"/>
        </w:rPr>
        <w:instrText xml:space="preserve"> ADDIN ZOTERO_ITEM CSL_CITATION {"citationID":"FUjOoKHY","properties":{"formattedCitation":"\\super 14\\uc0\\u8211{}16,24,26\\nosupersub{}","plainCitation":"14–16,24,26","noteIndex":0},"citationItems":[{"id":1665,"uris":["http://zotero.org/users/10812369/items/UY7CSTLB"],"itemData":{"id":1665,"type":"article-journal","container-title":"Annals of Internal Medicine","DOI":"10.7326/0003-4819-81-1-19","ISSN":"0003-4819","issue":"1","journalAbbreviation":"Ann Intern Med","language":"en","note":"First paper to show immunoglobin staining in temporal arteries by immunofluorescence. Authors found specific fluorescent pattern in the intimal layers/cytoplasmic region of TA only in 7/15 GCA patients. Cytoplasmic staining believed to be from phagocytosis of immune complexes by macrophages.","page":"19","source":"DOI.org (Crossref)","title":"Immunoglobulins in Temporal Arteries: An Immunofluorescent Study","title-short":"Immunoglobulins in Temporal Arteries","volume":"81","author":[{"family":"Liang","given":"George C."}],"issued":{"date-parts":[["1974",7,1]]}}},{"id":1669,"uris":["http://zotero.org/users/10812369/items/WI89ZGDG"],"itemData":{"id":1669,"type":"article-journal","abstract":"Sixty-four temporal arteries were studied. 36 were from patients with clinically active temporal arteritis or polymyalgia rheumatica; 22 showed histological changes of temporal arteritis, 12 of which were in an active stage. 28 arteries, none of which showed histological changes, were taken at necropsy or from patients with unrelated disease.","container-title":"Annals of the Rheumatic Diseases","DOI":"10.1136/ard.37.3.238","ISSN":"00034967","issue":"3","journalAbbreviation":"Annals of the Rheumatic Diseases","language":"en","note":"Paper looked at immunoglobin deposition in TA by immunofluorescence. They found specific medial staining in 14/14 GCA patients with active disease and in one GCA patient in remission. Medial staining was \"granular\", varying from minute specks to larger discrete areas\", it was also non-nuclear and parallel to the circumference of the artery and close to the internal elastic lamina (IEL). Most arteries had more than one class of Ig and C3 complement coincided with Ig depostition. Elastic fluorescence was non-specific.","page":"238-243","source":"DOI.org (Crossref)","title":"Immunological and histological study of temporal arteries.","volume":"37","author":[{"family":"Park","given":"J.R"},{"family":"Hazleman","given":"B.L"}],"issued":{"date-parts":[["1978",6]]}}},{"id":1681,"uris":["http://zotero.org/users/10812369/items/MRLVFTYM"],"itemData":{"id":1681,"type":"article-journal","container-title":"Ophthalmology","DOI":"10.1016/S0161-6420(89)32791-6","ISSN":"01616420","issue":"7","journalAbbreviation":"Ophthalmology","language":"en","license":"https://www.elsevier.com/tdm/userlicense/1.0/","note":"Authors compared TAB by light microscopy and direct immunofluorescence microscopy (DFIM) in 100 patients. They found 14/100 patients to be GCA+ and 10/100 to have healed GCA. Comparing DFIM to light microscopy, 12/14 patients were DFIM pos, resulting in a sensitivity of 93% and a specificity of 87%. Most false positives by DFIM were PMR patients. Most of the IG deposition in arteries came from IgG and in some patients there was co-staining with IgG and IgGM in an \"extracellular linear pattern around fragmented IEL\". Non-positive arteritis patients had different autoimmune diseases and most were DFIM -, suggesting this to be a specific immune response in GCA and perhaps PMR.","page":"1058-1064","source":"DOI.org (Crossref)","title":"Temporal Artery Biopsies","volume":"96","author":[{"family":"Wells","given":"Kristen K."},{"family":"Folberg","given":"Robert"},{"family":"Goeken","given":"James A."},{"family":"Kemp","given":"John D."}],"issued":{"date-parts":[["1989",7]]}}},{"id":1243,"uris":["http://zotero.org/users/10812369/items/RE3U9TAK"],"itemData":{"id":1243,"type":"article-journal","abstract":"Aortic medial amyloid is a form of localized amyloid that occurs in virtually all individuals older than 60 years. The importance and impact of the amyloid deposits are unknown. In this study we have purified a 5.5-kDa aortic medial amyloid component, by size-exclusion chromatography and RP-HPLC, from three individuals, and we have shown by amino acid sequence analysis that the amyloid is derived from an integral proteolytic fragment of lactadherin. Lactadherin is a 364-aa glycoprotein, previously known to be expressed by mammary epithelial cells as a cell surface protein and secreted as part of the milk fat globule membrane. The multidomain protein has a C-terminal domain showing homology to blood coagulation factors V and VIII. We found that the main constituent of aortic medial amyloid is a 50-aa-long peptide, here called medin, that is positioned within the coagulation factor-like domain of lactadherin. Our result is supported by the specific labeling of aortic medial amyloid in light and electron microscopy with two rabbit antisera raised against two synthetic peptides corresponding to different parts of medin. By using in situ hybridization we have shown that lactadherin is expressed by aortic medial smooth muscle cells. Furthermore, one of the synthetic peptides forms amyloid-like fibrils in vitro. Lactadherin was not previously known to be an amyloid precursor protein or to be expressed in aortic tissue. The structure of lactadherin may implicate an important regulatory function in the aorta.","container-title":"Proceedings of the National Academy of Sciences","DOI":"10.1073/pnas.96.15.8669","ISSN":"0027-8424, 1091-6490","issue":"15","journalAbbreviation":"Proc. Natl. Acad. Sci. U.S.A.","language":"en","page":"8669-8674","source":"DOI.org (Crossref)","title":"Medin: An integral fragment of aortic smooth muscle cell-produced lactadherin forms the most common human amyloid","title-short":"Medin","volume":"96","author":[{"family":"Häggqvist","given":"Bo"},{"family":"Näslund","given":"Jan"},{"family":"Sletten","given":"Knut"},{"family":"Westermark","given":"Gunilla T."},{"family":"Mucchiano","given":"Gerd"},{"family":"Tjernberg","given":"Lars O."},{"family":"Nordstedt","given":"Christer"},{"family":"Engström","given":"Ulla"},{"family":"Westermark","given":"Per"}],"issued":{"date-parts":[["1999",7,20]]}}},{"id":1210,"uris":["http://zotero.org/users/10812369/items/GT93HIBV"],"itemData":{"id":1210,"type":"article-journal","abstract":"Small amyloid deposits commonly occur along the internal elastic lamina of the temporal artery. In temporal artery biopsies from 22 patients with histological signs of giant cell arteritis and 25 without, amyloid deposits were found in 14 and 21 biopsies, respectively. Two speciﬁc peptide antisera show that this amyloid is identical to the recently identiﬁed medin-amyloid in the ageing aorta. On immunoelectron microscopy, the amyloid appeared topographically closely related to the elastic material. Furthermore, fragmented elastic material was often immunolabelled for medin and found to be engulfed by giant cells. Medin is an internal fragment of the larger precursor lactadherin and is presumably formed by speciﬁc enzymatic cleavage events. In situ hybridization showed that lactadherin is expressed locally by smooth muscle cells of the temporal artery. Given the potential role of lactadherin as a mediator for the adhesion of cells, including macrophages, to other cells or surfaces, lactadherin or its fragment medin may be important in the inﬂammatory process in giant cell arteritis. Copyright # 2001 John Wiley &amp; Sons, Ltd.","container-title":"The Journal of Pathology","DOI":"10.1002/path.1014","ISSN":"0022-3417, 1096-9896","issue":"1","journalAbbreviation":"The Journal of Pathology","language":"en","page":"91-96","source":"DOI.org (Crossref)","title":"Medin and medin</w:instrText>
      </w:r>
      <w:r w:rsidR="0013633C">
        <w:rPr>
          <w:rFonts w:ascii="Cambria Math" w:hAnsi="Cambria Math" w:cs="Cambria Math"/>
          <w:color w:val="000000" w:themeColor="text1"/>
          <w:sz w:val="22"/>
          <w:szCs w:val="22"/>
        </w:rPr>
        <w:instrText>‐</w:instrText>
      </w:r>
      <w:r w:rsidR="0013633C">
        <w:rPr>
          <w:rFonts w:ascii="Arial" w:hAnsi="Arial" w:cs="Arial"/>
          <w:color w:val="000000" w:themeColor="text1"/>
          <w:sz w:val="22"/>
          <w:szCs w:val="22"/>
        </w:rPr>
        <w:instrText>amyloid in ageing inflamed and non</w:instrText>
      </w:r>
      <w:r w:rsidR="0013633C">
        <w:rPr>
          <w:rFonts w:ascii="Cambria Math" w:hAnsi="Cambria Math" w:cs="Cambria Math"/>
          <w:color w:val="000000" w:themeColor="text1"/>
          <w:sz w:val="22"/>
          <w:szCs w:val="22"/>
        </w:rPr>
        <w:instrText>‐</w:instrText>
      </w:r>
      <w:r w:rsidR="0013633C">
        <w:rPr>
          <w:rFonts w:ascii="Arial" w:hAnsi="Arial" w:cs="Arial"/>
          <w:color w:val="000000" w:themeColor="text1"/>
          <w:sz w:val="22"/>
          <w:szCs w:val="22"/>
        </w:rPr>
        <w:instrText xml:space="preserve">inflamed temporal arteries","volume":"196","author":[{"family":"Peng","given":"Siwei"},{"family":"Westermark","given":"Gunilla T."},{"family":"Näslund","given":"Jan"},{"family":"Häggqvist","given":"Bo"},{"family":"Glennert","given":"Johanna"},{"family":"Westermark","given":"Per"}],"issued":{"date-parts":[["2002",1]]}}}],"schema":"https://github.com/citation-style-language/schema/raw/master/csl-citation.json"} </w:instrText>
      </w:r>
      <w:r w:rsidR="0013633C">
        <w:rPr>
          <w:rFonts w:ascii="Arial" w:hAnsi="Arial" w:cs="Arial"/>
          <w:color w:val="000000" w:themeColor="text1"/>
          <w:sz w:val="22"/>
          <w:szCs w:val="22"/>
        </w:rPr>
        <w:fldChar w:fldCharType="separate"/>
      </w:r>
      <w:r w:rsidR="0013633C" w:rsidRPr="0013633C">
        <w:rPr>
          <w:rFonts w:ascii="Arial" w:hAnsi="Arial" w:cs="Arial"/>
          <w:color w:val="000000"/>
          <w:kern w:val="0"/>
          <w:sz w:val="22"/>
          <w:vertAlign w:val="superscript"/>
        </w:rPr>
        <w:t>14–16,24,26</w:t>
      </w:r>
      <w:r w:rsidR="0013633C">
        <w:rPr>
          <w:rFonts w:ascii="Arial" w:hAnsi="Arial" w:cs="Arial"/>
          <w:color w:val="000000" w:themeColor="text1"/>
          <w:sz w:val="22"/>
          <w:szCs w:val="22"/>
        </w:rPr>
        <w:fldChar w:fldCharType="end"/>
      </w:r>
      <w:r w:rsidR="0013633C">
        <w:rPr>
          <w:rFonts w:ascii="Arial" w:hAnsi="Arial" w:cs="Arial"/>
          <w:color w:val="000000" w:themeColor="text1"/>
          <w:sz w:val="22"/>
          <w:szCs w:val="22"/>
        </w:rPr>
        <w:t xml:space="preserve">. </w:t>
      </w:r>
      <w:r w:rsidRPr="002A4DBB">
        <w:rPr>
          <w:rFonts w:ascii="Arial" w:hAnsi="Arial" w:cs="Arial"/>
          <w:color w:val="000000" w:themeColor="text1"/>
          <w:sz w:val="22"/>
          <w:szCs w:val="22"/>
          <w:u w:val="single"/>
        </w:rPr>
        <w:t>I expect strong spatial overlap, supporting medin as a target of autoantibody deposition</w:t>
      </w:r>
      <w:r w:rsidRPr="000A4A0D">
        <w:rPr>
          <w:rFonts w:ascii="Arial" w:hAnsi="Arial" w:cs="Arial"/>
          <w:color w:val="000000" w:themeColor="text1"/>
          <w:sz w:val="22"/>
          <w:szCs w:val="22"/>
        </w:rPr>
        <w:t>. A potential limitation is the untested performance of our anti-medin antibody in immunofluorescence. If necessary, I will substitute amyloid-specific dyes such as Congo Red</w:t>
      </w:r>
      <w:r w:rsidR="0013633C">
        <w:rPr>
          <w:rFonts w:ascii="Arial" w:hAnsi="Arial" w:cs="Arial"/>
          <w:color w:val="000000" w:themeColor="text1"/>
          <w:sz w:val="22"/>
          <w:szCs w:val="22"/>
        </w:rPr>
        <w:fldChar w:fldCharType="begin"/>
      </w:r>
      <w:r w:rsidR="0013633C">
        <w:rPr>
          <w:rFonts w:ascii="Arial" w:hAnsi="Arial" w:cs="Arial"/>
          <w:color w:val="000000" w:themeColor="text1"/>
          <w:sz w:val="22"/>
          <w:szCs w:val="22"/>
        </w:rPr>
        <w:instrText xml:space="preserve"> ADDIN ZOTERO_ITEM CSL_CITATION {"citationID":"iWa23KMN","properties":{"formattedCitation":"\\super 76,77\\nosupersub{}","plainCitation":"76,77","noteIndex":0},"citationItems":[{"id":1470,"uris":["http://zotero.org/users/10812369/items/DT7X6XBG"],"itemData":{"id":1470,"type":"article-journal","abstract":"Amyloidosis is the result of various, differently approachable diseases. It is vital to subtype the amyloid deposits in order to establish and finally treat the underlying disease properly. Besides the classical staining with Congo red, further procedures like immunohistochemical staining are needed for classification. Here, we present a more accurate approach using Congo red/immunohistochemical double staining easily applicable in routine diagnostics. Modifications of the Congo red staining technique and the immunohistochemical procedures were needed in order to combine both staining procedures on one slide. The evaluation was done using conventional light and fluorescence microscopy. By shortening the staining time for Congo red to 10 s and by modification regarding endogenous peroxidase blockage, accurate results could be obtained for evaluating the Congo red/immunohistochemistry double staining using a fluorescence microscope. Sections of 2 μm instead of 4 μm thickness were superior for evaluation, since they increased staining specificity. The combination of Congo red and immunohistochemistry as in situ double staining on one slide is a feasible approach in the diagnosis of amyloidosis. It allows focusing on the fluorescent Congo red-positive areas when evaluating immunohistochemistry, thus avoiding signing out false-positive results. Additionally, it increases the signal-to-noise ratio of the immunohistochemically stained sections on conventional microscopy.","container-title":"Pathobiology","DOI":"10.1159/000447304","ISSN":"1015-2008, 1423-0291","issue":"1","journalAbbreviation":"Pathobiology","language":"en","license":"https://www.karger.com/Services/SiteLicenses","page":"49-55","source":"DOI.org (Crossref)","title":"A More Accurate Approach to Amyloid Detection and Subtyping: Combining in situ Congo Red Staining and Immunohistochemistry","title-short":"A More Accurate Approach to Amyloid Detection and Subtyping","volume":"84","author":[{"family":"Menter","given":"Thomas"},{"family":"Bachmann","given":"Matthias"},{"family":"Grieshaber","given":"Susanne"},{"family":"Tzankov","given":"Alexandar"}],"issued":{"date-parts":[["2017"]]}}},{"id":1505,"uris":["http://zotero.org/users/10812369/items/PPEECMZW"],"itemData":{"id":1505,"type":"article-journal","container-title":"Laboratory Investigation","DOI":"10.1038/labinvest.3700714","ISSN":"00236837","issue":"3","journalAbbreviation":"Laboratory Investigation","language":"en","page":"232-242","source":"DOI.org (Crossref)","title":"Physical basis of colors seen in Congo red-stained amyloid in polarized light","volume":"88","author":[{"family":"Howie","given":"Alexander J"},{"family":"Brewer","given":"Douglas B"},{"family":"Howell","given":"Daniel"},{"family":"Jones","given":"Adrian P"}],"issued":{"date-parts":[["2008",3]]}}}],"schema":"https://github.com/citation-style-language/schema/raw/master/csl-citation.json"} </w:instrText>
      </w:r>
      <w:r w:rsidR="0013633C">
        <w:rPr>
          <w:rFonts w:ascii="Arial" w:hAnsi="Arial" w:cs="Arial"/>
          <w:color w:val="000000" w:themeColor="text1"/>
          <w:sz w:val="22"/>
          <w:szCs w:val="22"/>
        </w:rPr>
        <w:fldChar w:fldCharType="separate"/>
      </w:r>
      <w:r w:rsidR="0013633C" w:rsidRPr="0013633C">
        <w:rPr>
          <w:rFonts w:ascii="Arial" w:hAnsi="Arial" w:cs="Arial"/>
          <w:color w:val="000000"/>
          <w:kern w:val="0"/>
          <w:sz w:val="22"/>
          <w:vertAlign w:val="superscript"/>
        </w:rPr>
        <w:t>76,77</w:t>
      </w:r>
      <w:r w:rsidR="0013633C">
        <w:rPr>
          <w:rFonts w:ascii="Arial" w:hAnsi="Arial" w:cs="Arial"/>
          <w:color w:val="000000" w:themeColor="text1"/>
          <w:sz w:val="22"/>
          <w:szCs w:val="22"/>
        </w:rPr>
        <w:fldChar w:fldCharType="end"/>
      </w:r>
      <w:r w:rsidRPr="000A4A0D">
        <w:rPr>
          <w:rFonts w:ascii="Arial" w:hAnsi="Arial" w:cs="Arial"/>
          <w:color w:val="000000" w:themeColor="text1"/>
          <w:sz w:val="22"/>
          <w:szCs w:val="22"/>
        </w:rPr>
        <w:t>or AmyTracker</w:t>
      </w:r>
      <w:r w:rsidR="0013633C">
        <w:rPr>
          <w:rFonts w:ascii="Arial" w:hAnsi="Arial" w:cs="Arial"/>
          <w:color w:val="000000" w:themeColor="text1"/>
          <w:sz w:val="22"/>
          <w:szCs w:val="22"/>
        </w:rPr>
        <w:fldChar w:fldCharType="begin"/>
      </w:r>
      <w:r w:rsidR="0013633C">
        <w:rPr>
          <w:rFonts w:ascii="Arial" w:hAnsi="Arial" w:cs="Arial"/>
          <w:color w:val="000000" w:themeColor="text1"/>
          <w:sz w:val="22"/>
          <w:szCs w:val="22"/>
        </w:rPr>
        <w:instrText xml:space="preserve"> ADDIN ZOTERO_ITEM CSL_CITATION {"citationID":"PkTLSgnY","properties":{"formattedCitation":"\\super 78\\nosupersub{}","plainCitation":"78","noteIndex":0},"citationItems":[{"id":1982,"uris":["http://zotero.org/users/10812369/items/RSP7JPMR"],"itemData":{"id":1982,"type":"article-journal","abstract":"Abstract\n            \n              Complex associations exist between inflammation and thrombosis, with the inflammatory state tending to promote coagulation. Fibrinogen, an acute phase protein, has been shown to interact with the amyloidogenic ß-amyloid protein of Alzheimer’s disease. However, little is known about the association between fibrinogen and serum amyloid A (SAA), a highly fibrillogenic protein that is one of the most dramatically changing acute phase reactants in the circulation. To study the role of SAA in coagulation and thrombosis,\n              in vitro\n              experiments were performed where purified human SAA, in concentrations resembling a modest acute phase response, was added to platelet-poor plasma (PPP) and whole blood (WB), as well as purified and fluorescently labelled fibrinogen. Results from thromboelastography (TEG) suggest that SAA causes atypical coagulation with a fibrin(ogen)-mediated increase in coagulation, but a decreased platelet/fibrin(ogen) interaction. In WB scanning electron microscopy analysis, SAA mediated red blood cell (RBC) agglutination, platelet activation and clumping, but not platelet spreading. Following clot formation in PPP, the presence of SAA increased amyloid formation of fibrin(ogen) as determined both with auto-fluorescence and with fluorogenic amyloid markers, under confocal microcopy. SAA also binds to fibrinogen, as determined with a fluorescent-labelled SAA antibody and correlative light electron microscopy (CLEM). The data presented here indicate that SAA can affect coagulation by inducing amyloid formation in fibrin(ogen), as well as by propelling platelets to a more prothrombotic state. The discovery of these multiple and complex effects of SAA on coagulation invite further mechanistic analyses.","container-title":"Scientific Reports","DOI":"10.1038/s41598-019-39056-x","ISSN":"2045-2322","issue":"1","journalAbbreviation":"Sci Rep","language":"en","page":"3102","source":"DOI.org (Crossref)","title":"Serum amyloid A binds to fibrin(ogen), promoting fibrin amyloid formation","volume":"9","author":[{"family":"Page","given":"Martin J."},{"family":"Thomson","given":"Greig J. A."},{"family":"Nunes","given":"J. Massimo"},{"family":"Engelbrecht","given":"Anna-Mart"},{"family":"Nell","given":"Theo A"},{"family":"De Villiers","given":"Willem J. S."},{"family":"De Beer","given":"Maria C."},{"family":"Engelbrecht","given":"Lize"},{"family":"Kell","given":"Douglas B."},{"family":"Pretorius","given":"Etheresia"}],"issued":{"date-parts":[["2019",2,28]]}}}],"schema":"https://github.com/citation-style-language/schema/raw/master/csl-citation.json"} </w:instrText>
      </w:r>
      <w:r w:rsidR="0013633C">
        <w:rPr>
          <w:rFonts w:ascii="Arial" w:hAnsi="Arial" w:cs="Arial"/>
          <w:color w:val="000000" w:themeColor="text1"/>
          <w:sz w:val="22"/>
          <w:szCs w:val="22"/>
        </w:rPr>
        <w:fldChar w:fldCharType="separate"/>
      </w:r>
      <w:r w:rsidR="0013633C" w:rsidRPr="0013633C">
        <w:rPr>
          <w:rFonts w:ascii="Arial" w:hAnsi="Arial" w:cs="Arial"/>
          <w:color w:val="000000"/>
          <w:kern w:val="0"/>
          <w:sz w:val="22"/>
          <w:vertAlign w:val="superscript"/>
        </w:rPr>
        <w:t>78</w:t>
      </w:r>
      <w:r w:rsidR="0013633C">
        <w:rPr>
          <w:rFonts w:ascii="Arial" w:hAnsi="Arial" w:cs="Arial"/>
          <w:color w:val="000000" w:themeColor="text1"/>
          <w:sz w:val="22"/>
          <w:szCs w:val="22"/>
        </w:rPr>
        <w:fldChar w:fldCharType="end"/>
      </w:r>
      <w:r w:rsidR="0013633C">
        <w:rPr>
          <w:rFonts w:ascii="Arial" w:hAnsi="Arial" w:cs="Arial"/>
          <w:color w:val="000000" w:themeColor="text1"/>
          <w:sz w:val="22"/>
          <w:szCs w:val="22"/>
        </w:rPr>
        <w:t>.</w:t>
      </w:r>
    </w:p>
    <w:p w14:paraId="3B65A1F0" w14:textId="77777777" w:rsidR="00A16AB3" w:rsidRPr="00F32498" w:rsidRDefault="00A16AB3" w:rsidP="00A16AB3">
      <w:pPr>
        <w:spacing w:before="100" w:beforeAutospacing="1" w:after="100" w:afterAutospacing="1"/>
        <w:rPr>
          <w:rFonts w:ascii="Arial" w:eastAsia="Times New Roman" w:hAnsi="Arial" w:cs="Arial"/>
          <w:iCs/>
          <w:kern w:val="0"/>
          <w:sz w:val="22"/>
          <w:szCs w:val="22"/>
          <w14:ligatures w14:val="none"/>
        </w:rPr>
      </w:pPr>
      <w:r w:rsidRPr="00F32498">
        <w:rPr>
          <w:rFonts w:ascii="Arial" w:eastAsia="Times New Roman" w:hAnsi="Arial" w:cs="Arial"/>
          <w:i/>
          <w:iCs/>
          <w:kern w:val="0"/>
          <w:sz w:val="22"/>
          <w:szCs w:val="22"/>
          <w14:ligatures w14:val="none"/>
        </w:rPr>
        <w:t>Deliverables and future directions:</w:t>
      </w:r>
      <w:r w:rsidRPr="00F32498">
        <w:rPr>
          <w:rFonts w:ascii="Arial" w:eastAsia="Times New Roman" w:hAnsi="Arial" w:cs="Arial"/>
          <w:iCs/>
          <w:kern w:val="0"/>
          <w:sz w:val="22"/>
          <w:szCs w:val="22"/>
          <w14:ligatures w14:val="none"/>
        </w:rPr>
        <w:t xml:space="preserve"> </w:t>
      </w:r>
      <w:r w:rsidRPr="000A4A0D">
        <w:rPr>
          <w:rFonts w:ascii="Arial" w:eastAsia="Times New Roman" w:hAnsi="Arial" w:cs="Arial"/>
          <w:iCs/>
          <w:kern w:val="0"/>
          <w:sz w:val="22"/>
          <w:szCs w:val="22"/>
          <w14:ligatures w14:val="none"/>
        </w:rPr>
        <w:t xml:space="preserve">This aim will </w:t>
      </w:r>
      <w:r w:rsidRPr="002A4DBB">
        <w:rPr>
          <w:rFonts w:ascii="Arial" w:eastAsia="Times New Roman" w:hAnsi="Arial" w:cs="Arial"/>
          <w:iCs/>
          <w:kern w:val="0"/>
          <w:sz w:val="22"/>
          <w:szCs w:val="22"/>
          <w:u w:val="single"/>
          <w14:ligatures w14:val="none"/>
        </w:rPr>
        <w:t>directly link medin aggregation to humoral immunity at the site of inflammation in GCA</w:t>
      </w:r>
      <w:r>
        <w:rPr>
          <w:rFonts w:ascii="Arial" w:eastAsia="Times New Roman" w:hAnsi="Arial" w:cs="Arial"/>
          <w:iCs/>
          <w:kern w:val="0"/>
          <w:sz w:val="22"/>
          <w:szCs w:val="22"/>
          <w14:ligatures w14:val="none"/>
        </w:rPr>
        <w:t xml:space="preserve"> in valuable patient biopsy samples</w:t>
      </w:r>
      <w:r w:rsidRPr="000A4A0D">
        <w:rPr>
          <w:rFonts w:ascii="Arial" w:eastAsia="Times New Roman" w:hAnsi="Arial" w:cs="Arial"/>
          <w:iCs/>
          <w:kern w:val="0"/>
          <w:sz w:val="22"/>
          <w:szCs w:val="22"/>
          <w14:ligatures w14:val="none"/>
        </w:rPr>
        <w:t>. Follow-up studies, such as IP-mass spectrometry of TAB tissue, could confirm in situ anti-medin antibody binding.</w:t>
      </w:r>
    </w:p>
    <w:p w14:paraId="45023A05" w14:textId="77777777" w:rsidR="00A16AB3" w:rsidRPr="00F32498" w:rsidRDefault="00A16AB3" w:rsidP="00A16AB3">
      <w:pPr>
        <w:rPr>
          <w:rFonts w:ascii="Arial" w:hAnsi="Arial" w:cs="Arial"/>
          <w:b/>
          <w:bCs/>
          <w:sz w:val="22"/>
          <w:szCs w:val="22"/>
        </w:rPr>
      </w:pPr>
      <w:r w:rsidRPr="00F32498">
        <w:rPr>
          <w:rFonts w:ascii="Arial" w:hAnsi="Arial" w:cs="Arial"/>
          <w:b/>
          <w:bCs/>
          <w:sz w:val="22"/>
          <w:szCs w:val="22"/>
        </w:rPr>
        <w:t>Aim 2.2: Investigate the spatial distribution of medin amyloid aggregates in relation to multicellular immune cell infiltrate in GCA lesions.</w:t>
      </w:r>
    </w:p>
    <w:p w14:paraId="0178B6C0" w14:textId="77777777" w:rsidR="00A16AB3" w:rsidRDefault="00A16AB3" w:rsidP="00A16AB3">
      <w:pPr>
        <w:rPr>
          <w:rFonts w:ascii="Arial" w:hAnsi="Arial" w:cs="Arial"/>
          <w:iCs/>
          <w:sz w:val="22"/>
          <w:szCs w:val="22"/>
        </w:rPr>
      </w:pPr>
      <w:r w:rsidRPr="00F32498">
        <w:rPr>
          <w:rFonts w:ascii="Arial" w:hAnsi="Arial" w:cs="Arial"/>
          <w:i/>
          <w:iCs/>
          <w:sz w:val="22"/>
          <w:szCs w:val="22"/>
        </w:rPr>
        <w:t xml:space="preserve">Experimental approach: </w:t>
      </w:r>
      <w:r w:rsidRPr="002A4DBB">
        <w:rPr>
          <w:rFonts w:ascii="Arial" w:hAnsi="Arial" w:cs="Arial"/>
          <w:iCs/>
          <w:sz w:val="22"/>
          <w:szCs w:val="22"/>
        </w:rPr>
        <w:t xml:space="preserve">Using multiplexed immunofluorescence on </w:t>
      </w:r>
      <w:proofErr w:type="spellStart"/>
      <w:r w:rsidRPr="002A4DBB">
        <w:rPr>
          <w:rFonts w:ascii="Arial" w:hAnsi="Arial" w:cs="Arial"/>
          <w:iCs/>
          <w:sz w:val="22"/>
          <w:szCs w:val="22"/>
        </w:rPr>
        <w:t>cryosectioned</w:t>
      </w:r>
      <w:proofErr w:type="spellEnd"/>
      <w:r w:rsidRPr="002A4DBB">
        <w:rPr>
          <w:rFonts w:ascii="Arial" w:hAnsi="Arial" w:cs="Arial"/>
          <w:iCs/>
          <w:sz w:val="22"/>
          <w:szCs w:val="22"/>
        </w:rPr>
        <w:t xml:space="preserve"> TABs, I will stain for medin (anti-medin rabbit antibody) alongside markers for immune populations: T cells (CD3), B cells (CD20), complement (C3), macrophages/MGCs (CD68), and dendritic cells (CD11c). This will reveal whether medin aggregates are spatially enriched near specific immune subsets.</w:t>
      </w:r>
    </w:p>
    <w:p w14:paraId="0F078A91" w14:textId="77777777" w:rsidR="00A16AB3" w:rsidRPr="00F32498" w:rsidRDefault="00A16AB3" w:rsidP="00A16AB3">
      <w:pPr>
        <w:rPr>
          <w:rFonts w:ascii="Arial" w:eastAsia="Times New Roman" w:hAnsi="Arial" w:cs="Arial"/>
          <w:kern w:val="0"/>
          <w:sz w:val="22"/>
          <w:szCs w:val="22"/>
          <w14:ligatures w14:val="none"/>
        </w:rPr>
      </w:pPr>
    </w:p>
    <w:p w14:paraId="2F5B939A" w14:textId="0D8CB59F" w:rsidR="00A16AB3" w:rsidRPr="00F32498" w:rsidRDefault="00A16AB3" w:rsidP="00A16AB3">
      <w:pPr>
        <w:rPr>
          <w:rFonts w:ascii="Arial" w:eastAsia="Times New Roman" w:hAnsi="Arial" w:cs="Arial"/>
          <w:kern w:val="0"/>
          <w:sz w:val="22"/>
          <w:szCs w:val="22"/>
          <w14:ligatures w14:val="none"/>
        </w:rPr>
      </w:pPr>
      <w:r w:rsidRPr="00F32498">
        <w:rPr>
          <w:rFonts w:ascii="Arial" w:hAnsi="Arial" w:cs="Arial"/>
          <w:i/>
          <w:sz w:val="22"/>
          <w:szCs w:val="22"/>
        </w:rPr>
        <w:t>Expected outcomes, caveats, and alternative approaches</w:t>
      </w:r>
      <w:r w:rsidRPr="00F32498">
        <w:rPr>
          <w:rFonts w:ascii="Arial" w:hAnsi="Arial" w:cs="Arial"/>
          <w:color w:val="000000" w:themeColor="text1"/>
          <w:sz w:val="22"/>
          <w:szCs w:val="22"/>
        </w:rPr>
        <w:t xml:space="preserve">: </w:t>
      </w:r>
      <w:r w:rsidRPr="002A4DBB">
        <w:rPr>
          <w:rFonts w:ascii="Arial" w:hAnsi="Arial" w:cs="Arial"/>
          <w:color w:val="000000" w:themeColor="text1"/>
          <w:sz w:val="22"/>
          <w:szCs w:val="22"/>
        </w:rPr>
        <w:t>I anticipate that medin will co-localize with macrophage and MGC infiltrates, consistent with its proposed role in antibody- and complement-mediated phagocytosis</w:t>
      </w:r>
      <w:r w:rsidR="0013633C">
        <w:rPr>
          <w:rFonts w:ascii="Arial" w:hAnsi="Arial" w:cs="Arial"/>
          <w:color w:val="000000" w:themeColor="text1"/>
          <w:sz w:val="22"/>
          <w:szCs w:val="22"/>
        </w:rPr>
        <w:fldChar w:fldCharType="begin"/>
      </w:r>
      <w:r w:rsidR="0013633C">
        <w:rPr>
          <w:rFonts w:ascii="Arial" w:hAnsi="Arial" w:cs="Arial"/>
          <w:color w:val="000000" w:themeColor="text1"/>
          <w:sz w:val="22"/>
          <w:szCs w:val="22"/>
        </w:rPr>
        <w:instrText xml:space="preserve"> ADDIN ZOTERO_ITEM CSL_CITATION {"citationID":"vnoE9TZu","properties":{"formattedCitation":"\\super 59\\uc0\\u8211{}61\\nosupersub{}","plainCitation":"59–61","noteIndex":0},"citationItems":[{"id":1812,"uris":["http://zotero.org/users/10812369/items/2IEXKHYP"],"itemData":{"id":1812,"type":"article-journal","container-title":"Nature","DOI":"10.1038/nature09494","ISSN":"0028-0836, 1476-4687","issue":"7320","journalAbbreviation":"Nature","language":"en","license":"http://www.springer.com/tdm","page":"93-97","source":"DOI.org (Crossref)","title":"Antibodies to human serum amyloid P component eliminate visceral amyloid deposits","volume":"468","author":[{"family":"Bodin","given":"Karl"},{"family":"Ellmerich","given":"Stephan"},{"family":"Kahan","given":"Melvyn C."},{"family":"Tennent","given":"Glenys A."},{"family":"Loesch","given":"Andrzej"},{"family":"Gilbertson","given":"Janet A."},{"family":"Hutchinson","given":"Winston L."},{"family":"Mangione","given":"Palma P."},{"family":"Gallimore","given":"J. Ruth"},{"family":"Millar","given":"David J."},{"family":"Minogue","given":"Shane"},{"family":"Dhillon","given":"Amar P."},{"family":"Taylor","given":"Graham W."},{"family":"Bradwell","given":"Arthur R."},{"family":"Petrie","given":"Aviva"},{"family":"Gillmore","given":"Julian D."},{"family":"Bellotti","given":"Vittorio"},{"family":"Botto","given":"Marina"},{"family":"Hawkins","given":"Philip N."},{"family":"Pepys","given":"Mark B."}],"issued":{"date-parts":[["2010",11]]}}},{"id":1811,"uris":["http://zotero.org/users/10812369/items/N2MDUZBA"],"itemData":{"id":1811,"type":"article-journal","abstract":"BACKGROUND The amyloid fibril deposits that cause systemic amyloidosis always contain the nonfibrillar normal plasma protein, serum amyloid P component (SAP). The drug (R)-1-[6-[(R)-2-carboxy-pyrrolidin-1-yl]-6-oxo-hexanoyl]pyrrolidine-2-carboxylic acid (CPHPC) efficiently depletes SAP from the plasma but leaves some SAP in amyloid deposits that can be specifically targeted by therapeutic IgG anti-SAP antibodies. In murine amyloid A type amyloidosis, the binding of these antibodies to the residual SAP in amyloid deposits activates complement and triggers the rapid clearance of amyloid by macrophage-derived multinucleated giant cells.\nMETHODS We conducted an open-label, single-dose-escalation, phase 1 trial involving 15 patients with systemic amyloidosis. After first using CPHPC to deplete circulating SAP, we infused a fully humanized monoclonal IgG1 anti-SAP antibody. Patients with clinical evidence of cardiac involvement were not included for safety reasons. Organ function, inflammatory markers, and amyloid load were monitored.\nRESULTS There were no serious adverse events. Infusion reactions occurred in some of the initial recipients of larger doses of antibody; reactions were reduced by slowing the infusion rate for later patients. At 6 weeks, patients who had received a sufficient dose of antibody in relation to their amyloid load had decreased liver stiffness, as measured with the use of transient elastography. These patients also had improvements in liver function in association with a substantial reduction in hepatic amyloid load, as shown by means of SAP scintigraphy and measurement of extracellular volume by magnetic resonance imaging. A reduction in kidney amyloid load and shrinkage of an amyloid-laden lymph node were also observed.\nCONCLUSIONS Treatment with CPHPC followed by an anti-SAP antibody safely triggered clearance of amyloid deposits from the liver and some other tissues. (Funded by GlaxoSmithKline; ClinicalTrials.gov number, NCT01777243.)","container-title":"New England Journal of Medicine","DOI":"10.1056/NEJMoa1504942","ISSN":"0028-4793, 1533-4406","issue":"12","journalAbbreviation":"N Engl J Med","language":"en","page":"1106-1114","source":"DOI.org (Crossref)","title":"Therapeutic Clearance of Amyloid by Antibodies to Serum Amyloid P Component","volume":"373","author":[{"family":"Richards","given":"Duncan B."},{"family":"Cookson","given":"Louise M."},{"family":"Berges","given":"Alienor C."},{"family":"Barton","given":"Sharon V."},{"family":"Lane","given":"Thirusha"},{"family":"Ritter","given":"James M."},{"family":"Fontana","given":"Marianna"},{"family":"Moon","given":"James C."},{"family":"Pinzani","given":"Massimo"},{"family":"Gillmore","given":"Julian D."},{"family":"Hawkins","given":"Philip N."},{"family":"Pepys","given":"Mark B."}],"issued":{"date-parts":[["2015",9,17]]}}},{"id":1737,"uris":["http://zotero.org/users/10812369/items/76WFFRYX"],"itemData":{"id":1737,"type":"article-journal","abstract":"Multinucleated giant cells (MGCs) form by fusion of macrophages and are presumed to contribute to the removal of debris from tissues. In a systematic in vitro analysis, we show that IL-4-induced MGCs phagocytosed large and complement-opsonized materials more effectively than their unfused M2 macrophage precursors. MGC expression of complement receptor 4 (CR4) was increased, but it functioned primarily as an adhesion integrin. In contrast, although expression of CR3 was not increased, it became functionally activated during fusion and was located on the extensive membrane rufﬂes created by excess plasma membrane arising from macrophage fusion. The combination of increased membrane area and activated CR3 speciﬁcally equips MGCs to engulf large complement-coated targets. Moreover, we demonstrate these features in vivo in the recently described complement-dependent therapeutic elimination of systemic amyloid deposits by MGCs. MGCs are evidently more than the sum of their macrophage parts.","container-title":"Cell Reports","DOI":"10.1016/j.celrep.2015.10.065","ISSN":"22111247","issue":"9","journalAbbreviation":"Cell Reports","language":"en","page":"1937-1948","source":"DOI.org (Crossref)","title":"Multinucleated Giant Cells Are Specialized for Complement-Mediated Phagocytosis and Large Target Destruction","volume":"13","author":[{"family":"Milde","given":"Ronny"},{"family":"Ritter","given":"Julia"},{"family":"Tennent","given":"Glenys A."},{"family":"Loesch","given":"Andrzej"},{"family":"Martinez","given":"Fernando O."},{"family":"Gordon","given":"Siamon"},{"family":"Pepys","given":"Mark B."},{"family":"Verschoor","given":"Admar"},{"family":"Helming","given":"Laura"}],"issued":{"date-parts":[["2015",12]]}}}],"schema":"https://github.com/citation-style-language/schema/raw/master/csl-citation.json"} </w:instrText>
      </w:r>
      <w:r w:rsidR="0013633C">
        <w:rPr>
          <w:rFonts w:ascii="Arial" w:hAnsi="Arial" w:cs="Arial"/>
          <w:color w:val="000000" w:themeColor="text1"/>
          <w:sz w:val="22"/>
          <w:szCs w:val="22"/>
        </w:rPr>
        <w:fldChar w:fldCharType="separate"/>
      </w:r>
      <w:r w:rsidR="0013633C" w:rsidRPr="0013633C">
        <w:rPr>
          <w:rFonts w:ascii="Arial" w:hAnsi="Arial" w:cs="Arial"/>
          <w:color w:val="000000"/>
          <w:kern w:val="0"/>
          <w:sz w:val="22"/>
          <w:vertAlign w:val="superscript"/>
        </w:rPr>
        <w:t>59–61</w:t>
      </w:r>
      <w:r w:rsidR="0013633C">
        <w:rPr>
          <w:rFonts w:ascii="Arial" w:hAnsi="Arial" w:cs="Arial"/>
          <w:color w:val="000000" w:themeColor="text1"/>
          <w:sz w:val="22"/>
          <w:szCs w:val="22"/>
        </w:rPr>
        <w:fldChar w:fldCharType="end"/>
      </w:r>
      <w:r w:rsidRPr="002A4DBB">
        <w:rPr>
          <w:rFonts w:ascii="Arial" w:hAnsi="Arial" w:cs="Arial"/>
          <w:color w:val="000000" w:themeColor="text1"/>
          <w:sz w:val="22"/>
          <w:szCs w:val="22"/>
        </w:rPr>
        <w:t>. A challenge of this approach is spectral overlap in multiplexed imaging; I will mitigate this by optimizing marker combinations for signal-to-noise ratio prior to full-scale analysis.</w:t>
      </w:r>
    </w:p>
    <w:p w14:paraId="673A3F64" w14:textId="77777777" w:rsidR="00A16AB3" w:rsidRDefault="00A16AB3" w:rsidP="00A16AB3">
      <w:pPr>
        <w:spacing w:before="100" w:beforeAutospacing="1" w:after="100" w:afterAutospacing="1"/>
        <w:rPr>
          <w:rFonts w:ascii="Arial" w:eastAsia="Times New Roman" w:hAnsi="Arial" w:cs="Arial"/>
          <w:iCs/>
          <w:kern w:val="0"/>
          <w:sz w:val="22"/>
          <w:szCs w:val="22"/>
          <w14:ligatures w14:val="none"/>
        </w:rPr>
      </w:pPr>
      <w:r w:rsidRPr="00F32498">
        <w:rPr>
          <w:rFonts w:ascii="Arial" w:eastAsia="Times New Roman" w:hAnsi="Arial" w:cs="Arial"/>
          <w:i/>
          <w:iCs/>
          <w:kern w:val="0"/>
          <w:sz w:val="22"/>
          <w:szCs w:val="22"/>
          <w14:ligatures w14:val="none"/>
        </w:rPr>
        <w:t>Deliverables and future directions:</w:t>
      </w:r>
      <w:r w:rsidRPr="00F32498">
        <w:rPr>
          <w:rFonts w:ascii="Arial" w:eastAsia="Times New Roman" w:hAnsi="Arial" w:cs="Arial"/>
          <w:iCs/>
          <w:kern w:val="0"/>
          <w:sz w:val="22"/>
          <w:szCs w:val="22"/>
          <w14:ligatures w14:val="none"/>
        </w:rPr>
        <w:t xml:space="preserve"> </w:t>
      </w:r>
      <w:r w:rsidRPr="00847ABA">
        <w:rPr>
          <w:rFonts w:ascii="Arial" w:eastAsia="Times New Roman" w:hAnsi="Arial" w:cs="Arial"/>
          <w:iCs/>
          <w:kern w:val="0"/>
          <w:sz w:val="22"/>
          <w:szCs w:val="22"/>
          <w14:ligatures w14:val="none"/>
        </w:rPr>
        <w:t xml:space="preserve">This aim will clarify medin’s </w:t>
      </w:r>
      <w:r>
        <w:rPr>
          <w:rFonts w:ascii="Arial" w:eastAsia="Times New Roman" w:hAnsi="Arial" w:cs="Arial"/>
          <w:iCs/>
          <w:kern w:val="0"/>
          <w:sz w:val="22"/>
          <w:szCs w:val="22"/>
          <w14:ligatures w14:val="none"/>
        </w:rPr>
        <w:t xml:space="preserve">association and/or </w:t>
      </w:r>
      <w:r w:rsidRPr="00847ABA">
        <w:rPr>
          <w:rFonts w:ascii="Arial" w:eastAsia="Times New Roman" w:hAnsi="Arial" w:cs="Arial"/>
          <w:iCs/>
          <w:kern w:val="0"/>
          <w:sz w:val="22"/>
          <w:szCs w:val="22"/>
          <w14:ligatures w14:val="none"/>
        </w:rPr>
        <w:t>role in shaping the local immune landscape in GCA lesions. Future work will incorporate single-cell spatial transcriptomics to investigate the cellular response to medin aggregation at</w:t>
      </w:r>
      <w:ins w:id="0" w:author="Miller, Haleigh" w:date="2025-03-30T22:26:00Z">
        <w:r>
          <w:rPr>
            <w:rFonts w:ascii="Arial" w:eastAsia="Times New Roman" w:hAnsi="Arial" w:cs="Arial"/>
            <w:iCs/>
            <w:kern w:val="0"/>
            <w:sz w:val="22"/>
            <w:szCs w:val="22"/>
            <w14:ligatures w14:val="none"/>
          </w:rPr>
          <w:t xml:space="preserve"> </w:t>
        </w:r>
      </w:ins>
      <w:r>
        <w:rPr>
          <w:rFonts w:ascii="Arial" w:eastAsia="Times New Roman" w:hAnsi="Arial" w:cs="Arial"/>
          <w:iCs/>
          <w:kern w:val="0"/>
          <w:sz w:val="22"/>
          <w:szCs w:val="22"/>
          <w14:ligatures w14:val="none"/>
        </w:rPr>
        <w:t>t</w:t>
      </w:r>
      <w:r w:rsidRPr="00847ABA">
        <w:rPr>
          <w:rFonts w:ascii="Arial" w:eastAsia="Times New Roman" w:hAnsi="Arial" w:cs="Arial"/>
          <w:iCs/>
          <w:kern w:val="0"/>
          <w:sz w:val="22"/>
          <w:szCs w:val="22"/>
          <w14:ligatures w14:val="none"/>
        </w:rPr>
        <w:t>he transcriptional level</w:t>
      </w:r>
      <w:r>
        <w:rPr>
          <w:rFonts w:ascii="Arial" w:eastAsia="Times New Roman" w:hAnsi="Arial" w:cs="Arial"/>
          <w:iCs/>
          <w:kern w:val="0"/>
          <w:sz w:val="22"/>
          <w:szCs w:val="22"/>
          <w14:ligatures w14:val="none"/>
        </w:rPr>
        <w:t xml:space="preserve">. </w:t>
      </w:r>
    </w:p>
    <w:p w14:paraId="409EC99D" w14:textId="77777777" w:rsidR="00A16AB3" w:rsidRDefault="00A16AB3" w:rsidP="00A16AB3">
      <w:pPr>
        <w:pBdr>
          <w:bottom w:val="single" w:sz="6" w:space="1" w:color="auto"/>
        </w:pBdr>
        <w:spacing w:before="100" w:beforeAutospacing="1" w:after="100" w:afterAutospacing="1"/>
        <w:contextualSpacing/>
        <w:rPr>
          <w:rFonts w:ascii="Arial" w:eastAsia="Times New Roman" w:hAnsi="Arial" w:cs="Arial"/>
          <w:iCs/>
          <w:kern w:val="0"/>
          <w:sz w:val="22"/>
          <w:szCs w:val="22"/>
          <w14:ligatures w14:val="none"/>
        </w:rPr>
      </w:pPr>
      <w:r>
        <w:rPr>
          <w:rFonts w:ascii="Arial" w:eastAsia="Times New Roman" w:hAnsi="Arial" w:cs="Arial"/>
          <w:iCs/>
          <w:kern w:val="0"/>
          <w:sz w:val="22"/>
          <w:szCs w:val="22"/>
          <w14:ligatures w14:val="none"/>
        </w:rPr>
        <w:t xml:space="preserve">4. </w:t>
      </w:r>
      <w:r w:rsidRPr="00E03321">
        <w:rPr>
          <w:rFonts w:ascii="Arial" w:hAnsi="Arial" w:cs="Arial"/>
          <w:b/>
          <w:bCs/>
          <w:iCs/>
          <w:sz w:val="22"/>
          <w:szCs w:val="22"/>
        </w:rPr>
        <w:t xml:space="preserve"> </w:t>
      </w:r>
      <w:r>
        <w:rPr>
          <w:rFonts w:ascii="Arial" w:hAnsi="Arial" w:cs="Arial"/>
          <w:b/>
          <w:bCs/>
          <w:iCs/>
          <w:sz w:val="22"/>
          <w:szCs w:val="22"/>
        </w:rPr>
        <w:t>CONCLUSION</w:t>
      </w:r>
    </w:p>
    <w:p w14:paraId="55688454" w14:textId="75090A3F" w:rsidR="0013633C" w:rsidRDefault="00A16AB3" w:rsidP="00A16AB3">
      <w:pPr>
        <w:rPr>
          <w:rFonts w:ascii="Arial" w:hAnsi="Arial" w:cs="Arial"/>
          <w:sz w:val="22"/>
          <w:szCs w:val="22"/>
        </w:rPr>
      </w:pPr>
      <w:r w:rsidRPr="00E03321">
        <w:rPr>
          <w:rFonts w:ascii="Arial" w:hAnsi="Arial" w:cs="Arial"/>
          <w:sz w:val="22"/>
          <w:szCs w:val="22"/>
        </w:rPr>
        <w:t>While ambitious in scope, these aims collectively provide a comprehensive, largest-in-class, and multifaceted investigation of anti-medin autoantibodies in GCA. They will also significantly expand my technical skillset and deepen my understanding of autoimmune disease mechanisms. I have discussed the feasibility of this proposal with my mentorship team—including Dr. Joe DeRisi (mentor), Dr. Mark Anderson (autoimmunity expert), Dr. Sharon Chung (vasculitis specialist), and members of the Vasculitis Clinical Research Consortium—and we agree that the proposed work is achievable within the outlined timeline. The primary deliverable of this project is a mechanistic characterization of a novel autoimmune target in GCA, an understudied and life-threatening disease in urgent need of molecular insight to drive improved diagnostics and</w:t>
      </w:r>
      <w:r>
        <w:rPr>
          <w:rFonts w:ascii="Arial" w:hAnsi="Arial" w:cs="Arial"/>
          <w:sz w:val="22"/>
          <w:szCs w:val="22"/>
        </w:rPr>
        <w:t xml:space="preserve"> therapies.</w:t>
      </w:r>
    </w:p>
    <w:p w14:paraId="76DB1ACE" w14:textId="77777777" w:rsidR="0013633C" w:rsidRDefault="0013633C">
      <w:pPr>
        <w:rPr>
          <w:rFonts w:ascii="Arial" w:hAnsi="Arial" w:cs="Arial"/>
          <w:sz w:val="22"/>
          <w:szCs w:val="22"/>
        </w:rPr>
      </w:pPr>
      <w:r>
        <w:rPr>
          <w:rFonts w:ascii="Arial" w:hAnsi="Arial" w:cs="Arial"/>
          <w:sz w:val="22"/>
          <w:szCs w:val="22"/>
        </w:rPr>
        <w:br w:type="page"/>
      </w:r>
    </w:p>
    <w:p w14:paraId="0A297F65" w14:textId="303B1DB9" w:rsidR="000E2F48" w:rsidRDefault="0013633C" w:rsidP="00A16AB3">
      <w:pPr>
        <w:rPr>
          <w:b/>
          <w:bCs/>
        </w:rPr>
      </w:pPr>
      <w:r w:rsidRPr="0013633C">
        <w:rPr>
          <w:b/>
          <w:bCs/>
        </w:rPr>
        <w:lastRenderedPageBreak/>
        <w:t>REFERENCES CITED</w:t>
      </w:r>
    </w:p>
    <w:p w14:paraId="7462810E" w14:textId="77777777" w:rsidR="0013633C" w:rsidRDefault="0013633C" w:rsidP="00A16AB3">
      <w:pPr>
        <w:rPr>
          <w:b/>
          <w:bCs/>
        </w:rPr>
      </w:pPr>
    </w:p>
    <w:p w14:paraId="366D66C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b/>
          <w:bCs/>
          <w:sz w:val="22"/>
          <w:szCs w:val="22"/>
        </w:rPr>
        <w:fldChar w:fldCharType="begin"/>
      </w:r>
      <w:r w:rsidRPr="0013633C">
        <w:rPr>
          <w:rFonts w:ascii="Arial" w:hAnsi="Arial" w:cs="Arial"/>
          <w:b/>
          <w:bCs/>
          <w:sz w:val="22"/>
          <w:szCs w:val="22"/>
        </w:rPr>
        <w:instrText xml:space="preserve"> ADDIN ZOTERO_BIBL {"uncited":[],"omitted":[],"custom":[]} CSL_BIBLIOGRAPHY </w:instrText>
      </w:r>
      <w:r w:rsidRPr="0013633C">
        <w:rPr>
          <w:rFonts w:ascii="Arial" w:hAnsi="Arial" w:cs="Arial"/>
          <w:b/>
          <w:bCs/>
          <w:sz w:val="22"/>
          <w:szCs w:val="22"/>
        </w:rPr>
        <w:fldChar w:fldCharType="separate"/>
      </w:r>
      <w:r w:rsidRPr="0013633C">
        <w:rPr>
          <w:rFonts w:ascii="Arial" w:hAnsi="Arial" w:cs="Arial"/>
          <w:sz w:val="22"/>
          <w:szCs w:val="22"/>
        </w:rPr>
        <w:t>1.</w:t>
      </w:r>
      <w:r w:rsidRPr="0013633C">
        <w:rPr>
          <w:rFonts w:ascii="Arial" w:hAnsi="Arial" w:cs="Arial"/>
          <w:sz w:val="22"/>
          <w:szCs w:val="22"/>
        </w:rPr>
        <w:tab/>
        <w:t xml:space="preserve">Goronzy, J. J. &amp; Weyand, C. M. Immune aging and autoimmunity. </w:t>
      </w:r>
      <w:r w:rsidRPr="0013633C">
        <w:rPr>
          <w:rFonts w:ascii="Arial" w:hAnsi="Arial" w:cs="Arial"/>
          <w:i/>
          <w:iCs/>
          <w:sz w:val="22"/>
          <w:szCs w:val="22"/>
        </w:rPr>
        <w:t>Cell. Mol. Life Sci.</w:t>
      </w:r>
      <w:r w:rsidRPr="0013633C">
        <w:rPr>
          <w:rFonts w:ascii="Arial" w:hAnsi="Arial" w:cs="Arial"/>
          <w:sz w:val="22"/>
          <w:szCs w:val="22"/>
        </w:rPr>
        <w:t xml:space="preserve"> </w:t>
      </w:r>
      <w:r w:rsidRPr="0013633C">
        <w:rPr>
          <w:rFonts w:ascii="Arial" w:hAnsi="Arial" w:cs="Arial"/>
          <w:b/>
          <w:bCs/>
          <w:sz w:val="22"/>
          <w:szCs w:val="22"/>
        </w:rPr>
        <w:t>69</w:t>
      </w:r>
      <w:r w:rsidRPr="0013633C">
        <w:rPr>
          <w:rFonts w:ascii="Arial" w:hAnsi="Arial" w:cs="Arial"/>
          <w:sz w:val="22"/>
          <w:szCs w:val="22"/>
        </w:rPr>
        <w:t>, 1615–1623 (2012).</w:t>
      </w:r>
    </w:p>
    <w:p w14:paraId="1E0BD44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w:t>
      </w:r>
      <w:r w:rsidRPr="0013633C">
        <w:rPr>
          <w:rFonts w:ascii="Arial" w:hAnsi="Arial" w:cs="Arial"/>
          <w:sz w:val="22"/>
          <w:szCs w:val="22"/>
        </w:rPr>
        <w:tab/>
        <w:t xml:space="preserve">Wang, Y., Dong, C., Han, Y., Gu, Z. &amp; Sun, C. Immunosenescence, aging and successful aging. </w:t>
      </w:r>
      <w:r w:rsidRPr="0013633C">
        <w:rPr>
          <w:rFonts w:ascii="Arial" w:hAnsi="Arial" w:cs="Arial"/>
          <w:i/>
          <w:iCs/>
          <w:sz w:val="22"/>
          <w:szCs w:val="22"/>
        </w:rPr>
        <w:t>Front. Immunol.</w:t>
      </w:r>
      <w:r w:rsidRPr="0013633C">
        <w:rPr>
          <w:rFonts w:ascii="Arial" w:hAnsi="Arial" w:cs="Arial"/>
          <w:sz w:val="22"/>
          <w:szCs w:val="22"/>
        </w:rPr>
        <w:t xml:space="preserve"> </w:t>
      </w:r>
      <w:r w:rsidRPr="0013633C">
        <w:rPr>
          <w:rFonts w:ascii="Arial" w:hAnsi="Arial" w:cs="Arial"/>
          <w:b/>
          <w:bCs/>
          <w:sz w:val="22"/>
          <w:szCs w:val="22"/>
        </w:rPr>
        <w:t>13</w:t>
      </w:r>
      <w:r w:rsidRPr="0013633C">
        <w:rPr>
          <w:rFonts w:ascii="Arial" w:hAnsi="Arial" w:cs="Arial"/>
          <w:sz w:val="22"/>
          <w:szCs w:val="22"/>
        </w:rPr>
        <w:t>, 942796 (2022).</w:t>
      </w:r>
    </w:p>
    <w:p w14:paraId="46DA88C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w:t>
      </w:r>
      <w:r w:rsidRPr="0013633C">
        <w:rPr>
          <w:rFonts w:ascii="Arial" w:hAnsi="Arial" w:cs="Arial"/>
          <w:sz w:val="22"/>
          <w:szCs w:val="22"/>
        </w:rPr>
        <w:tab/>
        <w:t xml:space="preserve">Zheng, Y., Liu, Q., Goronzy, J. J. &amp; Weyand, C. M. Immune aging – A mechanism in autoimmune disease. </w:t>
      </w:r>
      <w:r w:rsidRPr="0013633C">
        <w:rPr>
          <w:rFonts w:ascii="Arial" w:hAnsi="Arial" w:cs="Arial"/>
          <w:i/>
          <w:iCs/>
          <w:sz w:val="22"/>
          <w:szCs w:val="22"/>
        </w:rPr>
        <w:t>Semin. Immunol.</w:t>
      </w:r>
      <w:r w:rsidRPr="0013633C">
        <w:rPr>
          <w:rFonts w:ascii="Arial" w:hAnsi="Arial" w:cs="Arial"/>
          <w:sz w:val="22"/>
          <w:szCs w:val="22"/>
        </w:rPr>
        <w:t xml:space="preserve"> </w:t>
      </w:r>
      <w:r w:rsidRPr="0013633C">
        <w:rPr>
          <w:rFonts w:ascii="Arial" w:hAnsi="Arial" w:cs="Arial"/>
          <w:b/>
          <w:bCs/>
          <w:sz w:val="22"/>
          <w:szCs w:val="22"/>
        </w:rPr>
        <w:t>69</w:t>
      </w:r>
      <w:r w:rsidRPr="0013633C">
        <w:rPr>
          <w:rFonts w:ascii="Arial" w:hAnsi="Arial" w:cs="Arial"/>
          <w:sz w:val="22"/>
          <w:szCs w:val="22"/>
        </w:rPr>
        <w:t>, 101814 (2023).</w:t>
      </w:r>
    </w:p>
    <w:p w14:paraId="48BEC30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w:t>
      </w:r>
      <w:r w:rsidRPr="0013633C">
        <w:rPr>
          <w:rFonts w:ascii="Arial" w:hAnsi="Arial" w:cs="Arial"/>
          <w:sz w:val="22"/>
          <w:szCs w:val="22"/>
        </w:rPr>
        <w:tab/>
        <w:t xml:space="preserve">Pugh, D. </w:t>
      </w:r>
      <w:r w:rsidRPr="0013633C">
        <w:rPr>
          <w:rFonts w:ascii="Arial" w:hAnsi="Arial" w:cs="Arial"/>
          <w:i/>
          <w:iCs/>
          <w:sz w:val="22"/>
          <w:szCs w:val="22"/>
        </w:rPr>
        <w:t>et al.</w:t>
      </w:r>
      <w:r w:rsidRPr="0013633C">
        <w:rPr>
          <w:rFonts w:ascii="Arial" w:hAnsi="Arial" w:cs="Arial"/>
          <w:sz w:val="22"/>
          <w:szCs w:val="22"/>
        </w:rPr>
        <w:t xml:space="preserve"> Large-vessel vasculitis. </w:t>
      </w:r>
      <w:r w:rsidRPr="0013633C">
        <w:rPr>
          <w:rFonts w:ascii="Arial" w:hAnsi="Arial" w:cs="Arial"/>
          <w:i/>
          <w:iCs/>
          <w:sz w:val="22"/>
          <w:szCs w:val="22"/>
        </w:rPr>
        <w:t>Nat. Rev. Dis. Primer</w:t>
      </w:r>
      <w:r w:rsidRPr="0013633C">
        <w:rPr>
          <w:rFonts w:ascii="Arial" w:hAnsi="Arial" w:cs="Arial"/>
          <w:sz w:val="22"/>
          <w:szCs w:val="22"/>
        </w:rPr>
        <w:t xml:space="preserve"> </w:t>
      </w:r>
      <w:r w:rsidRPr="0013633C">
        <w:rPr>
          <w:rFonts w:ascii="Arial" w:hAnsi="Arial" w:cs="Arial"/>
          <w:b/>
          <w:bCs/>
          <w:sz w:val="22"/>
          <w:szCs w:val="22"/>
        </w:rPr>
        <w:t>7</w:t>
      </w:r>
      <w:r w:rsidRPr="0013633C">
        <w:rPr>
          <w:rFonts w:ascii="Arial" w:hAnsi="Arial" w:cs="Arial"/>
          <w:sz w:val="22"/>
          <w:szCs w:val="22"/>
        </w:rPr>
        <w:t>, 93 (2022).</w:t>
      </w:r>
    </w:p>
    <w:p w14:paraId="594C402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w:t>
      </w:r>
      <w:r w:rsidRPr="0013633C">
        <w:rPr>
          <w:rFonts w:ascii="Arial" w:hAnsi="Arial" w:cs="Arial"/>
          <w:sz w:val="22"/>
          <w:szCs w:val="22"/>
        </w:rPr>
        <w:tab/>
        <w:t xml:space="preserve">Van Der Geest, K. S. M. </w:t>
      </w:r>
      <w:r w:rsidRPr="0013633C">
        <w:rPr>
          <w:rFonts w:ascii="Arial" w:hAnsi="Arial" w:cs="Arial"/>
          <w:i/>
          <w:iCs/>
          <w:sz w:val="22"/>
          <w:szCs w:val="22"/>
        </w:rPr>
        <w:t>et al.</w:t>
      </w:r>
      <w:r w:rsidRPr="0013633C">
        <w:rPr>
          <w:rFonts w:ascii="Arial" w:hAnsi="Arial" w:cs="Arial"/>
          <w:sz w:val="22"/>
          <w:szCs w:val="22"/>
        </w:rPr>
        <w:t xml:space="preserve"> Large vessel giant cell arteritis. </w:t>
      </w:r>
      <w:r w:rsidRPr="0013633C">
        <w:rPr>
          <w:rFonts w:ascii="Arial" w:hAnsi="Arial" w:cs="Arial"/>
          <w:i/>
          <w:iCs/>
          <w:sz w:val="22"/>
          <w:szCs w:val="22"/>
        </w:rPr>
        <w:t>Lancet Rheumatol.</w:t>
      </w:r>
      <w:r w:rsidRPr="0013633C">
        <w:rPr>
          <w:rFonts w:ascii="Arial" w:hAnsi="Arial" w:cs="Arial"/>
          <w:sz w:val="22"/>
          <w:szCs w:val="22"/>
        </w:rPr>
        <w:t xml:space="preserve"> </w:t>
      </w:r>
      <w:r w:rsidRPr="0013633C">
        <w:rPr>
          <w:rFonts w:ascii="Arial" w:hAnsi="Arial" w:cs="Arial"/>
          <w:b/>
          <w:bCs/>
          <w:sz w:val="22"/>
          <w:szCs w:val="22"/>
        </w:rPr>
        <w:t>6</w:t>
      </w:r>
      <w:r w:rsidRPr="0013633C">
        <w:rPr>
          <w:rFonts w:ascii="Arial" w:hAnsi="Arial" w:cs="Arial"/>
          <w:sz w:val="22"/>
          <w:szCs w:val="22"/>
        </w:rPr>
        <w:t>, e397–e408 (2024).</w:t>
      </w:r>
    </w:p>
    <w:p w14:paraId="5D46E26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w:t>
      </w:r>
      <w:r w:rsidRPr="0013633C">
        <w:rPr>
          <w:rFonts w:ascii="Arial" w:hAnsi="Arial" w:cs="Arial"/>
          <w:sz w:val="22"/>
          <w:szCs w:val="22"/>
        </w:rPr>
        <w:tab/>
        <w:t xml:space="preserve">Weyand, C. M. &amp; Goronzy, J. J. Immunology of Giant Cell Arteritis. </w:t>
      </w:r>
      <w:r w:rsidRPr="0013633C">
        <w:rPr>
          <w:rFonts w:ascii="Arial" w:hAnsi="Arial" w:cs="Arial"/>
          <w:i/>
          <w:iCs/>
          <w:sz w:val="22"/>
          <w:szCs w:val="22"/>
        </w:rPr>
        <w:t>Circ. Res.</w:t>
      </w:r>
      <w:r w:rsidRPr="0013633C">
        <w:rPr>
          <w:rFonts w:ascii="Arial" w:hAnsi="Arial" w:cs="Arial"/>
          <w:sz w:val="22"/>
          <w:szCs w:val="22"/>
        </w:rPr>
        <w:t xml:space="preserve"> </w:t>
      </w:r>
      <w:r w:rsidRPr="0013633C">
        <w:rPr>
          <w:rFonts w:ascii="Arial" w:hAnsi="Arial" w:cs="Arial"/>
          <w:b/>
          <w:bCs/>
          <w:sz w:val="22"/>
          <w:szCs w:val="22"/>
        </w:rPr>
        <w:t>132</w:t>
      </w:r>
      <w:r w:rsidRPr="0013633C">
        <w:rPr>
          <w:rFonts w:ascii="Arial" w:hAnsi="Arial" w:cs="Arial"/>
          <w:sz w:val="22"/>
          <w:szCs w:val="22"/>
        </w:rPr>
        <w:t>, 238–250 (2023).</w:t>
      </w:r>
    </w:p>
    <w:p w14:paraId="0367698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w:t>
      </w:r>
      <w:r w:rsidRPr="0013633C">
        <w:rPr>
          <w:rFonts w:ascii="Arial" w:hAnsi="Arial" w:cs="Arial"/>
          <w:sz w:val="22"/>
          <w:szCs w:val="22"/>
        </w:rPr>
        <w:tab/>
        <w:t xml:space="preserve">Watanabe, R., Berry, G. J., Liang, D. H., Goronzy, J. J. &amp; Weyand, C. M. Pathogenesis of Giant Cell Arteritis and Takayasu Arteritis—Similarities and Differences. </w:t>
      </w:r>
      <w:r w:rsidRPr="0013633C">
        <w:rPr>
          <w:rFonts w:ascii="Arial" w:hAnsi="Arial" w:cs="Arial"/>
          <w:i/>
          <w:iCs/>
          <w:sz w:val="22"/>
          <w:szCs w:val="22"/>
        </w:rPr>
        <w:t>Curr. Rheumatol. Rep.</w:t>
      </w:r>
      <w:r w:rsidRPr="0013633C">
        <w:rPr>
          <w:rFonts w:ascii="Arial" w:hAnsi="Arial" w:cs="Arial"/>
          <w:sz w:val="22"/>
          <w:szCs w:val="22"/>
        </w:rPr>
        <w:t xml:space="preserve"> </w:t>
      </w:r>
      <w:r w:rsidRPr="0013633C">
        <w:rPr>
          <w:rFonts w:ascii="Arial" w:hAnsi="Arial" w:cs="Arial"/>
          <w:b/>
          <w:bCs/>
          <w:sz w:val="22"/>
          <w:szCs w:val="22"/>
        </w:rPr>
        <w:t>22</w:t>
      </w:r>
      <w:r w:rsidRPr="0013633C">
        <w:rPr>
          <w:rFonts w:ascii="Arial" w:hAnsi="Arial" w:cs="Arial"/>
          <w:sz w:val="22"/>
          <w:szCs w:val="22"/>
        </w:rPr>
        <w:t>, 68 (2020).</w:t>
      </w:r>
    </w:p>
    <w:p w14:paraId="3147FBB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8.</w:t>
      </w:r>
      <w:r w:rsidRPr="0013633C">
        <w:rPr>
          <w:rFonts w:ascii="Arial" w:hAnsi="Arial" w:cs="Arial"/>
          <w:sz w:val="22"/>
          <w:szCs w:val="22"/>
        </w:rPr>
        <w:tab/>
        <w:t xml:space="preserve">Stamatis, P., Turesson, C., Michailidou, D. &amp; Mohammad, A. J. Pathogenesis of giant cell arteritis with focus on cellular populations. </w:t>
      </w:r>
      <w:r w:rsidRPr="0013633C">
        <w:rPr>
          <w:rFonts w:ascii="Arial" w:hAnsi="Arial" w:cs="Arial"/>
          <w:i/>
          <w:iCs/>
          <w:sz w:val="22"/>
          <w:szCs w:val="22"/>
        </w:rPr>
        <w:t>Front. Med.</w:t>
      </w:r>
      <w:r w:rsidRPr="0013633C">
        <w:rPr>
          <w:rFonts w:ascii="Arial" w:hAnsi="Arial" w:cs="Arial"/>
          <w:sz w:val="22"/>
          <w:szCs w:val="22"/>
        </w:rPr>
        <w:t xml:space="preserve"> </w:t>
      </w:r>
      <w:r w:rsidRPr="0013633C">
        <w:rPr>
          <w:rFonts w:ascii="Arial" w:hAnsi="Arial" w:cs="Arial"/>
          <w:b/>
          <w:bCs/>
          <w:sz w:val="22"/>
          <w:szCs w:val="22"/>
        </w:rPr>
        <w:t>9</w:t>
      </w:r>
      <w:r w:rsidRPr="0013633C">
        <w:rPr>
          <w:rFonts w:ascii="Arial" w:hAnsi="Arial" w:cs="Arial"/>
          <w:sz w:val="22"/>
          <w:szCs w:val="22"/>
        </w:rPr>
        <w:t>, 1058600 (2022).</w:t>
      </w:r>
    </w:p>
    <w:p w14:paraId="318F901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9.</w:t>
      </w:r>
      <w:r w:rsidRPr="0013633C">
        <w:rPr>
          <w:rFonts w:ascii="Arial" w:hAnsi="Arial" w:cs="Arial"/>
          <w:sz w:val="22"/>
          <w:szCs w:val="22"/>
        </w:rPr>
        <w:tab/>
        <w:t xml:space="preserve">Sandovici, M., Van Der Geest, K. S. M., Van Sleen, Y. &amp; Brouwer, E. Need and value of targeted immunosuppressive therapy in giant cell arteritis. </w:t>
      </w:r>
      <w:r w:rsidRPr="0013633C">
        <w:rPr>
          <w:rFonts w:ascii="Arial" w:hAnsi="Arial" w:cs="Arial"/>
          <w:i/>
          <w:iCs/>
          <w:sz w:val="22"/>
          <w:szCs w:val="22"/>
        </w:rPr>
        <w:t>RMD Open</w:t>
      </w:r>
      <w:r w:rsidRPr="0013633C">
        <w:rPr>
          <w:rFonts w:ascii="Arial" w:hAnsi="Arial" w:cs="Arial"/>
          <w:sz w:val="22"/>
          <w:szCs w:val="22"/>
        </w:rPr>
        <w:t xml:space="preserve"> </w:t>
      </w:r>
      <w:r w:rsidRPr="0013633C">
        <w:rPr>
          <w:rFonts w:ascii="Arial" w:hAnsi="Arial" w:cs="Arial"/>
          <w:b/>
          <w:bCs/>
          <w:sz w:val="22"/>
          <w:szCs w:val="22"/>
        </w:rPr>
        <w:t>8</w:t>
      </w:r>
      <w:r w:rsidRPr="0013633C">
        <w:rPr>
          <w:rFonts w:ascii="Arial" w:hAnsi="Arial" w:cs="Arial"/>
          <w:sz w:val="22"/>
          <w:szCs w:val="22"/>
        </w:rPr>
        <w:t>, e001652 (2022).</w:t>
      </w:r>
    </w:p>
    <w:p w14:paraId="6B98881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10.</w:t>
      </w:r>
      <w:r w:rsidRPr="0013633C">
        <w:rPr>
          <w:rFonts w:ascii="Arial" w:hAnsi="Arial" w:cs="Arial"/>
          <w:sz w:val="22"/>
          <w:szCs w:val="22"/>
        </w:rPr>
        <w:tab/>
        <w:t xml:space="preserve">Ponte, C. </w:t>
      </w:r>
      <w:r w:rsidRPr="0013633C">
        <w:rPr>
          <w:rFonts w:ascii="Arial" w:hAnsi="Arial" w:cs="Arial"/>
          <w:i/>
          <w:iCs/>
          <w:sz w:val="22"/>
          <w:szCs w:val="22"/>
        </w:rPr>
        <w:t>et al.</w:t>
      </w:r>
      <w:r w:rsidRPr="0013633C">
        <w:rPr>
          <w:rFonts w:ascii="Arial" w:hAnsi="Arial" w:cs="Arial"/>
          <w:sz w:val="22"/>
          <w:szCs w:val="22"/>
        </w:rPr>
        <w:t xml:space="preserve"> 2022 American College of Rheumatology/EULAR classification criteria for giant cell arteritis.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81</w:t>
      </w:r>
      <w:r w:rsidRPr="0013633C">
        <w:rPr>
          <w:rFonts w:ascii="Arial" w:hAnsi="Arial" w:cs="Arial"/>
          <w:sz w:val="22"/>
          <w:szCs w:val="22"/>
        </w:rPr>
        <w:t>, 1647–1653 (2022).</w:t>
      </w:r>
    </w:p>
    <w:p w14:paraId="55A8E4B8"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11.</w:t>
      </w:r>
      <w:r w:rsidRPr="0013633C">
        <w:rPr>
          <w:rFonts w:ascii="Arial" w:hAnsi="Arial" w:cs="Arial"/>
          <w:sz w:val="22"/>
          <w:szCs w:val="22"/>
        </w:rPr>
        <w:tab/>
        <w:t xml:space="preserve">Akiyama, M. </w:t>
      </w:r>
      <w:r w:rsidRPr="0013633C">
        <w:rPr>
          <w:rFonts w:ascii="Arial" w:hAnsi="Arial" w:cs="Arial"/>
          <w:i/>
          <w:iCs/>
          <w:sz w:val="22"/>
          <w:szCs w:val="22"/>
        </w:rPr>
        <w:t>et al.</w:t>
      </w:r>
      <w:r w:rsidRPr="0013633C">
        <w:rPr>
          <w:rFonts w:ascii="Arial" w:hAnsi="Arial" w:cs="Arial"/>
          <w:sz w:val="22"/>
          <w:szCs w:val="22"/>
        </w:rPr>
        <w:t xml:space="preserve"> Innate and Adaptive Immunity in Giant Cell Arteritis. </w:t>
      </w:r>
      <w:r w:rsidRPr="0013633C">
        <w:rPr>
          <w:rFonts w:ascii="Arial" w:hAnsi="Arial" w:cs="Arial"/>
          <w:i/>
          <w:iCs/>
          <w:sz w:val="22"/>
          <w:szCs w:val="22"/>
        </w:rPr>
        <w:t>Front. Immunol.</w:t>
      </w:r>
      <w:r w:rsidRPr="0013633C">
        <w:rPr>
          <w:rFonts w:ascii="Arial" w:hAnsi="Arial" w:cs="Arial"/>
          <w:sz w:val="22"/>
          <w:szCs w:val="22"/>
        </w:rPr>
        <w:t xml:space="preserve"> </w:t>
      </w:r>
      <w:r w:rsidRPr="0013633C">
        <w:rPr>
          <w:rFonts w:ascii="Arial" w:hAnsi="Arial" w:cs="Arial"/>
          <w:b/>
          <w:bCs/>
          <w:sz w:val="22"/>
          <w:szCs w:val="22"/>
        </w:rPr>
        <w:t>11</w:t>
      </w:r>
      <w:r w:rsidRPr="0013633C">
        <w:rPr>
          <w:rFonts w:ascii="Arial" w:hAnsi="Arial" w:cs="Arial"/>
          <w:sz w:val="22"/>
          <w:szCs w:val="22"/>
        </w:rPr>
        <w:t>, 621098 (2021).</w:t>
      </w:r>
    </w:p>
    <w:p w14:paraId="4B5B3A1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12.</w:t>
      </w:r>
      <w:r w:rsidRPr="0013633C">
        <w:rPr>
          <w:rFonts w:ascii="Arial" w:hAnsi="Arial" w:cs="Arial"/>
          <w:sz w:val="22"/>
          <w:szCs w:val="22"/>
        </w:rPr>
        <w:tab/>
        <w:t xml:space="preserve">Ciccia, F., Rizzo, A., Salvarani, C. &amp; Triolo, G. Response to: ’Artery tertiary lymphoid organs in giant cell arteritis are not exclusively located in the media of temporal arteries’ by Graver </w:t>
      </w:r>
      <w:r w:rsidRPr="0013633C">
        <w:rPr>
          <w:rFonts w:ascii="Arial" w:hAnsi="Arial" w:cs="Arial"/>
          <w:i/>
          <w:iCs/>
          <w:sz w:val="22"/>
          <w:szCs w:val="22"/>
        </w:rPr>
        <w:t>et al</w:t>
      </w:r>
      <w:r w:rsidRPr="0013633C">
        <w:rPr>
          <w:rFonts w:ascii="Arial" w:hAnsi="Arial" w:cs="Arial"/>
          <w:sz w:val="22"/>
          <w:szCs w:val="22"/>
        </w:rPr>
        <w:t xml:space="preserve">.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77</w:t>
      </w:r>
      <w:r w:rsidRPr="0013633C">
        <w:rPr>
          <w:rFonts w:ascii="Arial" w:hAnsi="Arial" w:cs="Arial"/>
          <w:sz w:val="22"/>
          <w:szCs w:val="22"/>
        </w:rPr>
        <w:t>, e17–e17 (2018).</w:t>
      </w:r>
    </w:p>
    <w:p w14:paraId="05D056A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13.</w:t>
      </w:r>
      <w:r w:rsidRPr="0013633C">
        <w:rPr>
          <w:rFonts w:ascii="Arial" w:hAnsi="Arial" w:cs="Arial"/>
          <w:sz w:val="22"/>
          <w:szCs w:val="22"/>
        </w:rPr>
        <w:tab/>
        <w:t xml:space="preserve">Ciccia, F. </w:t>
      </w:r>
      <w:r w:rsidRPr="0013633C">
        <w:rPr>
          <w:rFonts w:ascii="Arial" w:hAnsi="Arial" w:cs="Arial"/>
          <w:i/>
          <w:iCs/>
          <w:sz w:val="22"/>
          <w:szCs w:val="22"/>
        </w:rPr>
        <w:t>et al.</w:t>
      </w:r>
      <w:r w:rsidRPr="0013633C">
        <w:rPr>
          <w:rFonts w:ascii="Arial" w:hAnsi="Arial" w:cs="Arial"/>
          <w:sz w:val="22"/>
          <w:szCs w:val="22"/>
        </w:rPr>
        <w:t xml:space="preserve"> Ectopic expression of CXCL13, BAFF, APRIL and LT-β is associated with artery tertiary lymphoid organs in giant cell arteritis.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76</w:t>
      </w:r>
      <w:r w:rsidRPr="0013633C">
        <w:rPr>
          <w:rFonts w:ascii="Arial" w:hAnsi="Arial" w:cs="Arial"/>
          <w:sz w:val="22"/>
          <w:szCs w:val="22"/>
        </w:rPr>
        <w:t>, 235–243 (2017).</w:t>
      </w:r>
    </w:p>
    <w:p w14:paraId="249822E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14.</w:t>
      </w:r>
      <w:r w:rsidRPr="0013633C">
        <w:rPr>
          <w:rFonts w:ascii="Arial" w:hAnsi="Arial" w:cs="Arial"/>
          <w:sz w:val="22"/>
          <w:szCs w:val="22"/>
        </w:rPr>
        <w:tab/>
        <w:t xml:space="preserve">Liang, G. C. Immunoglobulins in Temporal Arteries: An Immunofluorescent Study. </w:t>
      </w:r>
      <w:r w:rsidRPr="0013633C">
        <w:rPr>
          <w:rFonts w:ascii="Arial" w:hAnsi="Arial" w:cs="Arial"/>
          <w:i/>
          <w:iCs/>
          <w:sz w:val="22"/>
          <w:szCs w:val="22"/>
        </w:rPr>
        <w:t>Ann. Intern. Med.</w:t>
      </w:r>
      <w:r w:rsidRPr="0013633C">
        <w:rPr>
          <w:rFonts w:ascii="Arial" w:hAnsi="Arial" w:cs="Arial"/>
          <w:sz w:val="22"/>
          <w:szCs w:val="22"/>
        </w:rPr>
        <w:t xml:space="preserve"> </w:t>
      </w:r>
      <w:r w:rsidRPr="0013633C">
        <w:rPr>
          <w:rFonts w:ascii="Arial" w:hAnsi="Arial" w:cs="Arial"/>
          <w:b/>
          <w:bCs/>
          <w:sz w:val="22"/>
          <w:szCs w:val="22"/>
        </w:rPr>
        <w:t>81</w:t>
      </w:r>
      <w:r w:rsidRPr="0013633C">
        <w:rPr>
          <w:rFonts w:ascii="Arial" w:hAnsi="Arial" w:cs="Arial"/>
          <w:sz w:val="22"/>
          <w:szCs w:val="22"/>
        </w:rPr>
        <w:t>, 19 (1974).</w:t>
      </w:r>
    </w:p>
    <w:p w14:paraId="7B7FA52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15.</w:t>
      </w:r>
      <w:r w:rsidRPr="0013633C">
        <w:rPr>
          <w:rFonts w:ascii="Arial" w:hAnsi="Arial" w:cs="Arial"/>
          <w:sz w:val="22"/>
          <w:szCs w:val="22"/>
        </w:rPr>
        <w:tab/>
        <w:t xml:space="preserve">Park, J. R. &amp; Hazleman, B. L. Immunological and histological study of temporal arteries.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37</w:t>
      </w:r>
      <w:r w:rsidRPr="0013633C">
        <w:rPr>
          <w:rFonts w:ascii="Arial" w:hAnsi="Arial" w:cs="Arial"/>
          <w:sz w:val="22"/>
          <w:szCs w:val="22"/>
        </w:rPr>
        <w:t>, 238–243 (1978).</w:t>
      </w:r>
    </w:p>
    <w:p w14:paraId="6AF07E18"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16.</w:t>
      </w:r>
      <w:r w:rsidRPr="0013633C">
        <w:rPr>
          <w:rFonts w:ascii="Arial" w:hAnsi="Arial" w:cs="Arial"/>
          <w:sz w:val="22"/>
          <w:szCs w:val="22"/>
        </w:rPr>
        <w:tab/>
        <w:t xml:space="preserve">Wells, K. K., Folberg, R., Goeken, J. A. &amp; Kemp, J. D. Temporal Artery Biopsies. </w:t>
      </w:r>
      <w:r w:rsidRPr="0013633C">
        <w:rPr>
          <w:rFonts w:ascii="Arial" w:hAnsi="Arial" w:cs="Arial"/>
          <w:i/>
          <w:iCs/>
          <w:sz w:val="22"/>
          <w:szCs w:val="22"/>
        </w:rPr>
        <w:t>Ophthalmology</w:t>
      </w:r>
      <w:r w:rsidRPr="0013633C">
        <w:rPr>
          <w:rFonts w:ascii="Arial" w:hAnsi="Arial" w:cs="Arial"/>
          <w:sz w:val="22"/>
          <w:szCs w:val="22"/>
        </w:rPr>
        <w:t xml:space="preserve"> </w:t>
      </w:r>
      <w:r w:rsidRPr="0013633C">
        <w:rPr>
          <w:rFonts w:ascii="Arial" w:hAnsi="Arial" w:cs="Arial"/>
          <w:b/>
          <w:bCs/>
          <w:sz w:val="22"/>
          <w:szCs w:val="22"/>
        </w:rPr>
        <w:t>96</w:t>
      </w:r>
      <w:r w:rsidRPr="0013633C">
        <w:rPr>
          <w:rFonts w:ascii="Arial" w:hAnsi="Arial" w:cs="Arial"/>
          <w:sz w:val="22"/>
          <w:szCs w:val="22"/>
        </w:rPr>
        <w:t>, 1058–1064 (1989).</w:t>
      </w:r>
    </w:p>
    <w:p w14:paraId="27225B5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17.</w:t>
      </w:r>
      <w:r w:rsidRPr="0013633C">
        <w:rPr>
          <w:rFonts w:ascii="Arial" w:hAnsi="Arial" w:cs="Arial"/>
          <w:sz w:val="22"/>
          <w:szCs w:val="22"/>
        </w:rPr>
        <w:tab/>
        <w:t xml:space="preserve">Parreau, S. </w:t>
      </w:r>
      <w:r w:rsidRPr="0013633C">
        <w:rPr>
          <w:rFonts w:ascii="Arial" w:hAnsi="Arial" w:cs="Arial"/>
          <w:i/>
          <w:iCs/>
          <w:sz w:val="22"/>
          <w:szCs w:val="22"/>
        </w:rPr>
        <w:t>et al.</w:t>
      </w:r>
      <w:r w:rsidRPr="0013633C">
        <w:rPr>
          <w:rFonts w:ascii="Arial" w:hAnsi="Arial" w:cs="Arial"/>
          <w:sz w:val="22"/>
          <w:szCs w:val="22"/>
        </w:rPr>
        <w:t xml:space="preserve"> Use of high-plex data provides novel insights into the temporal artery processes of giant cell arteritis. </w:t>
      </w:r>
      <w:r w:rsidRPr="0013633C">
        <w:rPr>
          <w:rFonts w:ascii="Arial" w:hAnsi="Arial" w:cs="Arial"/>
          <w:i/>
          <w:iCs/>
          <w:sz w:val="22"/>
          <w:szCs w:val="22"/>
        </w:rPr>
        <w:t>Front. Immunol.</w:t>
      </w:r>
      <w:r w:rsidRPr="0013633C">
        <w:rPr>
          <w:rFonts w:ascii="Arial" w:hAnsi="Arial" w:cs="Arial"/>
          <w:sz w:val="22"/>
          <w:szCs w:val="22"/>
        </w:rPr>
        <w:t xml:space="preserve"> </w:t>
      </w:r>
      <w:r w:rsidRPr="0013633C">
        <w:rPr>
          <w:rFonts w:ascii="Arial" w:hAnsi="Arial" w:cs="Arial"/>
          <w:b/>
          <w:bCs/>
          <w:sz w:val="22"/>
          <w:szCs w:val="22"/>
        </w:rPr>
        <w:t>14</w:t>
      </w:r>
      <w:r w:rsidRPr="0013633C">
        <w:rPr>
          <w:rFonts w:ascii="Arial" w:hAnsi="Arial" w:cs="Arial"/>
          <w:sz w:val="22"/>
          <w:szCs w:val="22"/>
        </w:rPr>
        <w:t>, 1237986 (2023).</w:t>
      </w:r>
    </w:p>
    <w:p w14:paraId="6C165BB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18.</w:t>
      </w:r>
      <w:r w:rsidRPr="0013633C">
        <w:rPr>
          <w:rFonts w:ascii="Arial" w:hAnsi="Arial" w:cs="Arial"/>
          <w:sz w:val="22"/>
          <w:szCs w:val="22"/>
        </w:rPr>
        <w:tab/>
        <w:t xml:space="preserve">Larman, H. B. </w:t>
      </w:r>
      <w:r w:rsidRPr="0013633C">
        <w:rPr>
          <w:rFonts w:ascii="Arial" w:hAnsi="Arial" w:cs="Arial"/>
          <w:i/>
          <w:iCs/>
          <w:sz w:val="22"/>
          <w:szCs w:val="22"/>
        </w:rPr>
        <w:t>et al.</w:t>
      </w:r>
      <w:r w:rsidRPr="0013633C">
        <w:rPr>
          <w:rFonts w:ascii="Arial" w:hAnsi="Arial" w:cs="Arial"/>
          <w:sz w:val="22"/>
          <w:szCs w:val="22"/>
        </w:rPr>
        <w:t xml:space="preserve"> Autoantigen discovery with a synthetic human peptidome. </w:t>
      </w:r>
      <w:r w:rsidRPr="0013633C">
        <w:rPr>
          <w:rFonts w:ascii="Arial" w:hAnsi="Arial" w:cs="Arial"/>
          <w:i/>
          <w:iCs/>
          <w:sz w:val="22"/>
          <w:szCs w:val="22"/>
        </w:rPr>
        <w:t>Nat. Biotechnol.</w:t>
      </w:r>
      <w:r w:rsidRPr="0013633C">
        <w:rPr>
          <w:rFonts w:ascii="Arial" w:hAnsi="Arial" w:cs="Arial"/>
          <w:sz w:val="22"/>
          <w:szCs w:val="22"/>
        </w:rPr>
        <w:t xml:space="preserve"> </w:t>
      </w:r>
      <w:r w:rsidRPr="0013633C">
        <w:rPr>
          <w:rFonts w:ascii="Arial" w:hAnsi="Arial" w:cs="Arial"/>
          <w:b/>
          <w:bCs/>
          <w:sz w:val="22"/>
          <w:szCs w:val="22"/>
        </w:rPr>
        <w:t>29</w:t>
      </w:r>
      <w:r w:rsidRPr="0013633C">
        <w:rPr>
          <w:rFonts w:ascii="Arial" w:hAnsi="Arial" w:cs="Arial"/>
          <w:sz w:val="22"/>
          <w:szCs w:val="22"/>
        </w:rPr>
        <w:t>, 535–541 (2011).</w:t>
      </w:r>
    </w:p>
    <w:p w14:paraId="30C8554A"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19.</w:t>
      </w:r>
      <w:r w:rsidRPr="0013633C">
        <w:rPr>
          <w:rFonts w:ascii="Arial" w:hAnsi="Arial" w:cs="Arial"/>
          <w:sz w:val="22"/>
          <w:szCs w:val="22"/>
        </w:rPr>
        <w:tab/>
        <w:t xml:space="preserve">O’Donovan, B. </w:t>
      </w:r>
      <w:r w:rsidRPr="0013633C">
        <w:rPr>
          <w:rFonts w:ascii="Arial" w:hAnsi="Arial" w:cs="Arial"/>
          <w:i/>
          <w:iCs/>
          <w:sz w:val="22"/>
          <w:szCs w:val="22"/>
        </w:rPr>
        <w:t>et al.</w:t>
      </w:r>
      <w:r w:rsidRPr="0013633C">
        <w:rPr>
          <w:rFonts w:ascii="Arial" w:hAnsi="Arial" w:cs="Arial"/>
          <w:sz w:val="22"/>
          <w:szCs w:val="22"/>
        </w:rPr>
        <w:t xml:space="preserve"> High-resolution epitope mapping of anti-Hu and anti-Yo autoimmunity by programmable phage display. </w:t>
      </w:r>
      <w:r w:rsidRPr="0013633C">
        <w:rPr>
          <w:rFonts w:ascii="Arial" w:hAnsi="Arial" w:cs="Arial"/>
          <w:i/>
          <w:iCs/>
          <w:sz w:val="22"/>
          <w:szCs w:val="22"/>
        </w:rPr>
        <w:t>Brain Commun.</w:t>
      </w:r>
      <w:r w:rsidRPr="0013633C">
        <w:rPr>
          <w:rFonts w:ascii="Arial" w:hAnsi="Arial" w:cs="Arial"/>
          <w:sz w:val="22"/>
          <w:szCs w:val="22"/>
        </w:rPr>
        <w:t xml:space="preserve"> </w:t>
      </w:r>
      <w:r w:rsidRPr="0013633C">
        <w:rPr>
          <w:rFonts w:ascii="Arial" w:hAnsi="Arial" w:cs="Arial"/>
          <w:b/>
          <w:bCs/>
          <w:sz w:val="22"/>
          <w:szCs w:val="22"/>
        </w:rPr>
        <w:t>2</w:t>
      </w:r>
      <w:r w:rsidRPr="0013633C">
        <w:rPr>
          <w:rFonts w:ascii="Arial" w:hAnsi="Arial" w:cs="Arial"/>
          <w:sz w:val="22"/>
          <w:szCs w:val="22"/>
        </w:rPr>
        <w:t>, fcaa059 (2020).</w:t>
      </w:r>
    </w:p>
    <w:p w14:paraId="107CD685"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20.</w:t>
      </w:r>
      <w:r w:rsidRPr="0013633C">
        <w:rPr>
          <w:rFonts w:ascii="Arial" w:hAnsi="Arial" w:cs="Arial"/>
          <w:sz w:val="22"/>
          <w:szCs w:val="22"/>
        </w:rPr>
        <w:tab/>
        <w:t xml:space="preserve">Vazquez, S. E. </w:t>
      </w:r>
      <w:r w:rsidRPr="0013633C">
        <w:rPr>
          <w:rFonts w:ascii="Arial" w:hAnsi="Arial" w:cs="Arial"/>
          <w:i/>
          <w:iCs/>
          <w:sz w:val="22"/>
          <w:szCs w:val="22"/>
        </w:rPr>
        <w:t>et al.</w:t>
      </w:r>
      <w:r w:rsidRPr="0013633C">
        <w:rPr>
          <w:rFonts w:ascii="Arial" w:hAnsi="Arial" w:cs="Arial"/>
          <w:sz w:val="22"/>
          <w:szCs w:val="22"/>
        </w:rPr>
        <w:t xml:space="preserve"> Identification of novel, clinically correlated autoantigens in the monogenic autoimmune syndrome APS1 by proteome-wide PhIP-Seq. </w:t>
      </w:r>
      <w:r w:rsidRPr="0013633C">
        <w:rPr>
          <w:rFonts w:ascii="Arial" w:hAnsi="Arial" w:cs="Arial"/>
          <w:i/>
          <w:iCs/>
          <w:sz w:val="22"/>
          <w:szCs w:val="22"/>
        </w:rPr>
        <w:t>eLife</w:t>
      </w:r>
      <w:r w:rsidRPr="0013633C">
        <w:rPr>
          <w:rFonts w:ascii="Arial" w:hAnsi="Arial" w:cs="Arial"/>
          <w:sz w:val="22"/>
          <w:szCs w:val="22"/>
        </w:rPr>
        <w:t xml:space="preserve"> </w:t>
      </w:r>
      <w:r w:rsidRPr="0013633C">
        <w:rPr>
          <w:rFonts w:ascii="Arial" w:hAnsi="Arial" w:cs="Arial"/>
          <w:b/>
          <w:bCs/>
          <w:sz w:val="22"/>
          <w:szCs w:val="22"/>
        </w:rPr>
        <w:t>9</w:t>
      </w:r>
      <w:r w:rsidRPr="0013633C">
        <w:rPr>
          <w:rFonts w:ascii="Arial" w:hAnsi="Arial" w:cs="Arial"/>
          <w:sz w:val="22"/>
          <w:szCs w:val="22"/>
        </w:rPr>
        <w:t>, e55053 (2020).</w:t>
      </w:r>
    </w:p>
    <w:p w14:paraId="203E6F9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21.</w:t>
      </w:r>
      <w:r w:rsidRPr="0013633C">
        <w:rPr>
          <w:rFonts w:ascii="Arial" w:hAnsi="Arial" w:cs="Arial"/>
          <w:sz w:val="22"/>
          <w:szCs w:val="22"/>
        </w:rPr>
        <w:tab/>
        <w:t xml:space="preserve">Vazquez, S. E. </w:t>
      </w:r>
      <w:r w:rsidRPr="0013633C">
        <w:rPr>
          <w:rFonts w:ascii="Arial" w:hAnsi="Arial" w:cs="Arial"/>
          <w:i/>
          <w:iCs/>
          <w:sz w:val="22"/>
          <w:szCs w:val="22"/>
        </w:rPr>
        <w:t>et al.</w:t>
      </w:r>
      <w:r w:rsidRPr="0013633C">
        <w:rPr>
          <w:rFonts w:ascii="Arial" w:hAnsi="Arial" w:cs="Arial"/>
          <w:sz w:val="22"/>
          <w:szCs w:val="22"/>
        </w:rPr>
        <w:t xml:space="preserve"> Autoantibody discovery across monogenic, acquired, and COVID-19-associated autoimmunity with scalable PhIP-seq. </w:t>
      </w:r>
      <w:r w:rsidRPr="0013633C">
        <w:rPr>
          <w:rFonts w:ascii="Arial" w:hAnsi="Arial" w:cs="Arial"/>
          <w:i/>
          <w:iCs/>
          <w:sz w:val="22"/>
          <w:szCs w:val="22"/>
        </w:rPr>
        <w:t>eLife</w:t>
      </w:r>
      <w:r w:rsidRPr="0013633C">
        <w:rPr>
          <w:rFonts w:ascii="Arial" w:hAnsi="Arial" w:cs="Arial"/>
          <w:sz w:val="22"/>
          <w:szCs w:val="22"/>
        </w:rPr>
        <w:t xml:space="preserve"> </w:t>
      </w:r>
      <w:r w:rsidRPr="0013633C">
        <w:rPr>
          <w:rFonts w:ascii="Arial" w:hAnsi="Arial" w:cs="Arial"/>
          <w:b/>
          <w:bCs/>
          <w:sz w:val="22"/>
          <w:szCs w:val="22"/>
        </w:rPr>
        <w:t>11</w:t>
      </w:r>
      <w:r w:rsidRPr="0013633C">
        <w:rPr>
          <w:rFonts w:ascii="Arial" w:hAnsi="Arial" w:cs="Arial"/>
          <w:sz w:val="22"/>
          <w:szCs w:val="22"/>
        </w:rPr>
        <w:t>, e78550 (2022).</w:t>
      </w:r>
    </w:p>
    <w:p w14:paraId="164C452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22.</w:t>
      </w:r>
      <w:r w:rsidRPr="0013633C">
        <w:rPr>
          <w:rFonts w:ascii="Arial" w:hAnsi="Arial" w:cs="Arial"/>
          <w:sz w:val="22"/>
          <w:szCs w:val="22"/>
        </w:rPr>
        <w:tab/>
        <w:t xml:space="preserve">Chen, A., Kammers, K., Larman, H. B., Scharpf, R. B. &amp; Ruczinski, I. Detecting and quantifying antibody reactivity in PhIP-Seq data with BEER. </w:t>
      </w:r>
      <w:r w:rsidRPr="0013633C">
        <w:rPr>
          <w:rFonts w:ascii="Arial" w:hAnsi="Arial" w:cs="Arial"/>
          <w:i/>
          <w:iCs/>
          <w:sz w:val="22"/>
          <w:szCs w:val="22"/>
        </w:rPr>
        <w:t>Bioinformatics</w:t>
      </w:r>
      <w:r w:rsidRPr="0013633C">
        <w:rPr>
          <w:rFonts w:ascii="Arial" w:hAnsi="Arial" w:cs="Arial"/>
          <w:sz w:val="22"/>
          <w:szCs w:val="22"/>
        </w:rPr>
        <w:t xml:space="preserve"> </w:t>
      </w:r>
      <w:r w:rsidRPr="0013633C">
        <w:rPr>
          <w:rFonts w:ascii="Arial" w:hAnsi="Arial" w:cs="Arial"/>
          <w:b/>
          <w:bCs/>
          <w:sz w:val="22"/>
          <w:szCs w:val="22"/>
        </w:rPr>
        <w:t>38</w:t>
      </w:r>
      <w:r w:rsidRPr="0013633C">
        <w:rPr>
          <w:rFonts w:ascii="Arial" w:hAnsi="Arial" w:cs="Arial"/>
          <w:sz w:val="22"/>
          <w:szCs w:val="22"/>
        </w:rPr>
        <w:t>, 4647–4649 (2022).</w:t>
      </w:r>
    </w:p>
    <w:p w14:paraId="0704E93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23.</w:t>
      </w:r>
      <w:r w:rsidRPr="0013633C">
        <w:rPr>
          <w:rFonts w:ascii="Arial" w:hAnsi="Arial" w:cs="Arial"/>
          <w:sz w:val="22"/>
          <w:szCs w:val="22"/>
        </w:rPr>
        <w:tab/>
        <w:t>Mucchiano, G. &amp; Westermark, P. Evidence for Two Distinct Forms of Localized Deposits.</w:t>
      </w:r>
    </w:p>
    <w:p w14:paraId="6272CD5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24.</w:t>
      </w:r>
      <w:r w:rsidRPr="0013633C">
        <w:rPr>
          <w:rFonts w:ascii="Arial" w:hAnsi="Arial" w:cs="Arial"/>
          <w:sz w:val="22"/>
          <w:szCs w:val="22"/>
        </w:rPr>
        <w:tab/>
        <w:t xml:space="preserve">Häggqvist, B. </w:t>
      </w:r>
      <w:r w:rsidRPr="0013633C">
        <w:rPr>
          <w:rFonts w:ascii="Arial" w:hAnsi="Arial" w:cs="Arial"/>
          <w:i/>
          <w:iCs/>
          <w:sz w:val="22"/>
          <w:szCs w:val="22"/>
        </w:rPr>
        <w:t>et al.</w:t>
      </w:r>
      <w:r w:rsidRPr="0013633C">
        <w:rPr>
          <w:rFonts w:ascii="Arial" w:hAnsi="Arial" w:cs="Arial"/>
          <w:sz w:val="22"/>
          <w:szCs w:val="22"/>
        </w:rPr>
        <w:t xml:space="preserve"> Medin: An integral fragment of aortic smooth muscle cell-produced lactadherin forms the most common human amyloid. </w:t>
      </w:r>
      <w:r w:rsidRPr="0013633C">
        <w:rPr>
          <w:rFonts w:ascii="Arial" w:hAnsi="Arial" w:cs="Arial"/>
          <w:i/>
          <w:iCs/>
          <w:sz w:val="22"/>
          <w:szCs w:val="22"/>
        </w:rPr>
        <w:t>Proc. Natl. Acad. Sci.</w:t>
      </w:r>
      <w:r w:rsidRPr="0013633C">
        <w:rPr>
          <w:rFonts w:ascii="Arial" w:hAnsi="Arial" w:cs="Arial"/>
          <w:sz w:val="22"/>
          <w:szCs w:val="22"/>
        </w:rPr>
        <w:t xml:space="preserve"> </w:t>
      </w:r>
      <w:r w:rsidRPr="0013633C">
        <w:rPr>
          <w:rFonts w:ascii="Arial" w:hAnsi="Arial" w:cs="Arial"/>
          <w:b/>
          <w:bCs/>
          <w:sz w:val="22"/>
          <w:szCs w:val="22"/>
        </w:rPr>
        <w:t>96</w:t>
      </w:r>
      <w:r w:rsidRPr="0013633C">
        <w:rPr>
          <w:rFonts w:ascii="Arial" w:hAnsi="Arial" w:cs="Arial"/>
          <w:sz w:val="22"/>
          <w:szCs w:val="22"/>
        </w:rPr>
        <w:t>, 8669–8674 (1999).</w:t>
      </w:r>
    </w:p>
    <w:p w14:paraId="693CB34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25.</w:t>
      </w:r>
      <w:r w:rsidRPr="0013633C">
        <w:rPr>
          <w:rFonts w:ascii="Arial" w:hAnsi="Arial" w:cs="Arial"/>
          <w:sz w:val="22"/>
          <w:szCs w:val="22"/>
        </w:rPr>
        <w:tab/>
        <w:t xml:space="preserve">Peng, S., Glennert, J. &amp; Westermark, P. Medin-amyloid: A recently characterized age-associated arterial amyloid form affects mainly arteries in the upper part of the body. </w:t>
      </w:r>
      <w:r w:rsidRPr="0013633C">
        <w:rPr>
          <w:rFonts w:ascii="Arial" w:hAnsi="Arial" w:cs="Arial"/>
          <w:i/>
          <w:iCs/>
          <w:sz w:val="22"/>
          <w:szCs w:val="22"/>
        </w:rPr>
        <w:t>Amyloid</w:t>
      </w:r>
      <w:r w:rsidRPr="0013633C">
        <w:rPr>
          <w:rFonts w:ascii="Arial" w:hAnsi="Arial" w:cs="Arial"/>
          <w:sz w:val="22"/>
          <w:szCs w:val="22"/>
        </w:rPr>
        <w:t xml:space="preserve"> </w:t>
      </w:r>
      <w:r w:rsidRPr="0013633C">
        <w:rPr>
          <w:rFonts w:ascii="Arial" w:hAnsi="Arial" w:cs="Arial"/>
          <w:b/>
          <w:bCs/>
          <w:sz w:val="22"/>
          <w:szCs w:val="22"/>
        </w:rPr>
        <w:t>12</w:t>
      </w:r>
      <w:r w:rsidRPr="0013633C">
        <w:rPr>
          <w:rFonts w:ascii="Arial" w:hAnsi="Arial" w:cs="Arial"/>
          <w:sz w:val="22"/>
          <w:szCs w:val="22"/>
        </w:rPr>
        <w:t>, 96–102 (2005).</w:t>
      </w:r>
    </w:p>
    <w:p w14:paraId="58B6DD3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26.</w:t>
      </w:r>
      <w:r w:rsidRPr="0013633C">
        <w:rPr>
          <w:rFonts w:ascii="Arial" w:hAnsi="Arial" w:cs="Arial"/>
          <w:sz w:val="22"/>
          <w:szCs w:val="22"/>
        </w:rPr>
        <w:tab/>
        <w:t xml:space="preserve">Peng, S. </w:t>
      </w:r>
      <w:r w:rsidRPr="0013633C">
        <w:rPr>
          <w:rFonts w:ascii="Arial" w:hAnsi="Arial" w:cs="Arial"/>
          <w:i/>
          <w:iCs/>
          <w:sz w:val="22"/>
          <w:szCs w:val="22"/>
        </w:rPr>
        <w:t>et al.</w:t>
      </w:r>
      <w:r w:rsidRPr="0013633C">
        <w:rPr>
          <w:rFonts w:ascii="Arial" w:hAnsi="Arial" w:cs="Arial"/>
          <w:sz w:val="22"/>
          <w:szCs w:val="22"/>
        </w:rPr>
        <w:t xml:space="preserve"> Medin and medin</w:t>
      </w:r>
      <w:r w:rsidRPr="0013633C">
        <w:rPr>
          <w:rFonts w:ascii="Cambria Math" w:hAnsi="Cambria Math" w:cs="Cambria Math"/>
          <w:sz w:val="22"/>
          <w:szCs w:val="22"/>
        </w:rPr>
        <w:t>‐</w:t>
      </w:r>
      <w:r w:rsidRPr="0013633C">
        <w:rPr>
          <w:rFonts w:ascii="Arial" w:hAnsi="Arial" w:cs="Arial"/>
          <w:sz w:val="22"/>
          <w:szCs w:val="22"/>
        </w:rPr>
        <w:t>amyloid in ageing inflamed and non</w:t>
      </w:r>
      <w:r w:rsidRPr="0013633C">
        <w:rPr>
          <w:rFonts w:ascii="Cambria Math" w:hAnsi="Cambria Math" w:cs="Cambria Math"/>
          <w:sz w:val="22"/>
          <w:szCs w:val="22"/>
        </w:rPr>
        <w:t>‐</w:t>
      </w:r>
      <w:r w:rsidRPr="0013633C">
        <w:rPr>
          <w:rFonts w:ascii="Arial" w:hAnsi="Arial" w:cs="Arial"/>
          <w:sz w:val="22"/>
          <w:szCs w:val="22"/>
        </w:rPr>
        <w:t xml:space="preserve">inflamed temporal arteries. </w:t>
      </w:r>
      <w:r w:rsidRPr="0013633C">
        <w:rPr>
          <w:rFonts w:ascii="Arial" w:hAnsi="Arial" w:cs="Arial"/>
          <w:i/>
          <w:iCs/>
          <w:sz w:val="22"/>
          <w:szCs w:val="22"/>
        </w:rPr>
        <w:t>J. Pathol.</w:t>
      </w:r>
      <w:r w:rsidRPr="0013633C">
        <w:rPr>
          <w:rFonts w:ascii="Arial" w:hAnsi="Arial" w:cs="Arial"/>
          <w:sz w:val="22"/>
          <w:szCs w:val="22"/>
        </w:rPr>
        <w:t xml:space="preserve"> </w:t>
      </w:r>
      <w:r w:rsidRPr="0013633C">
        <w:rPr>
          <w:rFonts w:ascii="Arial" w:hAnsi="Arial" w:cs="Arial"/>
          <w:b/>
          <w:bCs/>
          <w:sz w:val="22"/>
          <w:szCs w:val="22"/>
        </w:rPr>
        <w:t>196</w:t>
      </w:r>
      <w:r w:rsidRPr="0013633C">
        <w:rPr>
          <w:rFonts w:ascii="Arial" w:hAnsi="Arial" w:cs="Arial"/>
          <w:sz w:val="22"/>
          <w:szCs w:val="22"/>
        </w:rPr>
        <w:t>, 91–96 (2002).</w:t>
      </w:r>
    </w:p>
    <w:p w14:paraId="7A50B3A8"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27.</w:t>
      </w:r>
      <w:r w:rsidRPr="0013633C">
        <w:rPr>
          <w:rFonts w:ascii="Arial" w:hAnsi="Arial" w:cs="Arial"/>
          <w:sz w:val="22"/>
          <w:szCs w:val="22"/>
        </w:rPr>
        <w:tab/>
        <w:t xml:space="preserve">Borrego-Yaniz, G. </w:t>
      </w:r>
      <w:r w:rsidRPr="0013633C">
        <w:rPr>
          <w:rFonts w:ascii="Arial" w:hAnsi="Arial" w:cs="Arial"/>
          <w:i/>
          <w:iCs/>
          <w:sz w:val="22"/>
          <w:szCs w:val="22"/>
        </w:rPr>
        <w:t>et al.</w:t>
      </w:r>
      <w:r w:rsidRPr="0013633C">
        <w:rPr>
          <w:rFonts w:ascii="Arial" w:hAnsi="Arial" w:cs="Arial"/>
          <w:sz w:val="22"/>
          <w:szCs w:val="22"/>
        </w:rPr>
        <w:t xml:space="preserve"> Risk loci involved in giant cell arteritis susceptibility: a genome-wide association study. </w:t>
      </w:r>
      <w:r w:rsidRPr="0013633C">
        <w:rPr>
          <w:rFonts w:ascii="Arial" w:hAnsi="Arial" w:cs="Arial"/>
          <w:i/>
          <w:iCs/>
          <w:sz w:val="22"/>
          <w:szCs w:val="22"/>
        </w:rPr>
        <w:t>Lancet Rheumatol.</w:t>
      </w:r>
      <w:r w:rsidRPr="0013633C">
        <w:rPr>
          <w:rFonts w:ascii="Arial" w:hAnsi="Arial" w:cs="Arial"/>
          <w:sz w:val="22"/>
          <w:szCs w:val="22"/>
        </w:rPr>
        <w:t xml:space="preserve"> </w:t>
      </w:r>
      <w:r w:rsidRPr="0013633C">
        <w:rPr>
          <w:rFonts w:ascii="Arial" w:hAnsi="Arial" w:cs="Arial"/>
          <w:b/>
          <w:bCs/>
          <w:sz w:val="22"/>
          <w:szCs w:val="22"/>
        </w:rPr>
        <w:t>6</w:t>
      </w:r>
      <w:r w:rsidRPr="0013633C">
        <w:rPr>
          <w:rFonts w:ascii="Arial" w:hAnsi="Arial" w:cs="Arial"/>
          <w:sz w:val="22"/>
          <w:szCs w:val="22"/>
        </w:rPr>
        <w:t>, e374–e383 (2024).</w:t>
      </w:r>
    </w:p>
    <w:p w14:paraId="050934D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28.</w:t>
      </w:r>
      <w:r w:rsidRPr="0013633C">
        <w:rPr>
          <w:rFonts w:ascii="Arial" w:hAnsi="Arial" w:cs="Arial"/>
          <w:sz w:val="22"/>
          <w:szCs w:val="22"/>
        </w:rPr>
        <w:tab/>
        <w:t xml:space="preserve">Watts, R. A., Loathingmi, G., Burns, J. C. &amp; Mohammad, A. J. Global epidemiology of vasculitis. </w:t>
      </w:r>
      <w:r w:rsidRPr="0013633C">
        <w:rPr>
          <w:rFonts w:ascii="Arial" w:hAnsi="Arial" w:cs="Arial"/>
          <w:i/>
          <w:iCs/>
          <w:sz w:val="22"/>
          <w:szCs w:val="22"/>
        </w:rPr>
        <w:t>Nat. Rev. Rheumatol.</w:t>
      </w:r>
      <w:r w:rsidRPr="0013633C">
        <w:rPr>
          <w:rFonts w:ascii="Arial" w:hAnsi="Arial" w:cs="Arial"/>
          <w:sz w:val="22"/>
          <w:szCs w:val="22"/>
        </w:rPr>
        <w:t xml:space="preserve"> </w:t>
      </w:r>
      <w:r w:rsidRPr="0013633C">
        <w:rPr>
          <w:rFonts w:ascii="Arial" w:hAnsi="Arial" w:cs="Arial"/>
          <w:b/>
          <w:bCs/>
          <w:sz w:val="22"/>
          <w:szCs w:val="22"/>
        </w:rPr>
        <w:t>18</w:t>
      </w:r>
      <w:r w:rsidRPr="0013633C">
        <w:rPr>
          <w:rFonts w:ascii="Arial" w:hAnsi="Arial" w:cs="Arial"/>
          <w:sz w:val="22"/>
          <w:szCs w:val="22"/>
        </w:rPr>
        <w:t>, 22–34 (2022).</w:t>
      </w:r>
    </w:p>
    <w:p w14:paraId="4D3CB28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29.</w:t>
      </w:r>
      <w:r w:rsidRPr="0013633C">
        <w:rPr>
          <w:rFonts w:ascii="Arial" w:hAnsi="Arial" w:cs="Arial"/>
          <w:sz w:val="22"/>
          <w:szCs w:val="22"/>
        </w:rPr>
        <w:tab/>
        <w:t xml:space="preserve">Maz, M. </w:t>
      </w:r>
      <w:r w:rsidRPr="0013633C">
        <w:rPr>
          <w:rFonts w:ascii="Arial" w:hAnsi="Arial" w:cs="Arial"/>
          <w:i/>
          <w:iCs/>
          <w:sz w:val="22"/>
          <w:szCs w:val="22"/>
        </w:rPr>
        <w:t>et al.</w:t>
      </w:r>
      <w:r w:rsidRPr="0013633C">
        <w:rPr>
          <w:rFonts w:ascii="Arial" w:hAnsi="Arial" w:cs="Arial"/>
          <w:sz w:val="22"/>
          <w:szCs w:val="22"/>
        </w:rPr>
        <w:t xml:space="preserve"> 2021 American College of Rheumatology/Vasculitis Foundation Guideline for the Management of Giant Cell Arteritis and Takayasu Arteritis. </w:t>
      </w:r>
      <w:r w:rsidRPr="0013633C">
        <w:rPr>
          <w:rFonts w:ascii="Arial" w:hAnsi="Arial" w:cs="Arial"/>
          <w:i/>
          <w:iCs/>
          <w:sz w:val="22"/>
          <w:szCs w:val="22"/>
        </w:rPr>
        <w:t>Arthritis Rheumatol.</w:t>
      </w:r>
      <w:r w:rsidRPr="0013633C">
        <w:rPr>
          <w:rFonts w:ascii="Arial" w:hAnsi="Arial" w:cs="Arial"/>
          <w:sz w:val="22"/>
          <w:szCs w:val="22"/>
        </w:rPr>
        <w:t xml:space="preserve"> </w:t>
      </w:r>
      <w:r w:rsidRPr="0013633C">
        <w:rPr>
          <w:rFonts w:ascii="Arial" w:hAnsi="Arial" w:cs="Arial"/>
          <w:b/>
          <w:bCs/>
          <w:sz w:val="22"/>
          <w:szCs w:val="22"/>
        </w:rPr>
        <w:t>73</w:t>
      </w:r>
      <w:r w:rsidRPr="0013633C">
        <w:rPr>
          <w:rFonts w:ascii="Arial" w:hAnsi="Arial" w:cs="Arial"/>
          <w:sz w:val="22"/>
          <w:szCs w:val="22"/>
        </w:rPr>
        <w:t>, 1349–1365 (2021).</w:t>
      </w:r>
    </w:p>
    <w:p w14:paraId="2C990AF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lastRenderedPageBreak/>
        <w:t>30.</w:t>
      </w:r>
      <w:r w:rsidRPr="0013633C">
        <w:rPr>
          <w:rFonts w:ascii="Arial" w:hAnsi="Arial" w:cs="Arial"/>
          <w:sz w:val="22"/>
          <w:szCs w:val="22"/>
        </w:rPr>
        <w:tab/>
        <w:t xml:space="preserve">Ponte, C. </w:t>
      </w:r>
      <w:r w:rsidRPr="0013633C">
        <w:rPr>
          <w:rFonts w:ascii="Arial" w:hAnsi="Arial" w:cs="Arial"/>
          <w:i/>
          <w:iCs/>
          <w:sz w:val="22"/>
          <w:szCs w:val="22"/>
        </w:rPr>
        <w:t>et al.</w:t>
      </w:r>
      <w:r w:rsidRPr="0013633C">
        <w:rPr>
          <w:rFonts w:ascii="Arial" w:hAnsi="Arial" w:cs="Arial"/>
          <w:sz w:val="22"/>
          <w:szCs w:val="22"/>
        </w:rPr>
        <w:t xml:space="preserve"> Ultrasound halo sign as a potential monitoring tool for patients with giant cell arteritis: a prospective analysis.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80</w:t>
      </w:r>
      <w:r w:rsidRPr="0013633C">
        <w:rPr>
          <w:rFonts w:ascii="Arial" w:hAnsi="Arial" w:cs="Arial"/>
          <w:sz w:val="22"/>
          <w:szCs w:val="22"/>
        </w:rPr>
        <w:t>, 1475–1482 (2021).</w:t>
      </w:r>
    </w:p>
    <w:p w14:paraId="06470C4A"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31.</w:t>
      </w:r>
      <w:r w:rsidRPr="0013633C">
        <w:rPr>
          <w:rFonts w:ascii="Arial" w:hAnsi="Arial" w:cs="Arial"/>
          <w:sz w:val="22"/>
          <w:szCs w:val="22"/>
        </w:rPr>
        <w:tab/>
        <w:t xml:space="preserve">Buttgereit, F., Matteson, E. L., Dejaco, C. &amp; Dasgupta, B. Prevention of glucocorticoid morbidity in giant cell arteritis. </w:t>
      </w:r>
      <w:r w:rsidRPr="0013633C">
        <w:rPr>
          <w:rFonts w:ascii="Arial" w:hAnsi="Arial" w:cs="Arial"/>
          <w:i/>
          <w:iCs/>
          <w:sz w:val="22"/>
          <w:szCs w:val="22"/>
        </w:rPr>
        <w:t>Rheumatology</w:t>
      </w:r>
      <w:r w:rsidRPr="0013633C">
        <w:rPr>
          <w:rFonts w:ascii="Arial" w:hAnsi="Arial" w:cs="Arial"/>
          <w:sz w:val="22"/>
          <w:szCs w:val="22"/>
        </w:rPr>
        <w:t xml:space="preserve"> </w:t>
      </w:r>
      <w:r w:rsidRPr="0013633C">
        <w:rPr>
          <w:rFonts w:ascii="Arial" w:hAnsi="Arial" w:cs="Arial"/>
          <w:b/>
          <w:bCs/>
          <w:sz w:val="22"/>
          <w:szCs w:val="22"/>
        </w:rPr>
        <w:t>57</w:t>
      </w:r>
      <w:r w:rsidRPr="0013633C">
        <w:rPr>
          <w:rFonts w:ascii="Arial" w:hAnsi="Arial" w:cs="Arial"/>
          <w:sz w:val="22"/>
          <w:szCs w:val="22"/>
        </w:rPr>
        <w:t>, ii11–ii21 (2018).</w:t>
      </w:r>
    </w:p>
    <w:p w14:paraId="6EAF22D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32.</w:t>
      </w:r>
      <w:r w:rsidRPr="0013633C">
        <w:rPr>
          <w:rFonts w:ascii="Arial" w:hAnsi="Arial" w:cs="Arial"/>
          <w:sz w:val="22"/>
          <w:szCs w:val="22"/>
        </w:rPr>
        <w:tab/>
        <w:t xml:space="preserve">Gale, S. </w:t>
      </w:r>
      <w:r w:rsidRPr="0013633C">
        <w:rPr>
          <w:rFonts w:ascii="Arial" w:hAnsi="Arial" w:cs="Arial"/>
          <w:i/>
          <w:iCs/>
          <w:sz w:val="22"/>
          <w:szCs w:val="22"/>
        </w:rPr>
        <w:t>et al.</w:t>
      </w:r>
      <w:r w:rsidRPr="0013633C">
        <w:rPr>
          <w:rFonts w:ascii="Arial" w:hAnsi="Arial" w:cs="Arial"/>
          <w:sz w:val="22"/>
          <w:szCs w:val="22"/>
        </w:rPr>
        <w:t xml:space="preserve"> Risk Associated with Cumulative Oral Glucocorticoid Use in Patients with Giant Cell Arteritis in Real-World Databases from the USA and UK. </w:t>
      </w:r>
      <w:r w:rsidRPr="0013633C">
        <w:rPr>
          <w:rFonts w:ascii="Arial" w:hAnsi="Arial" w:cs="Arial"/>
          <w:i/>
          <w:iCs/>
          <w:sz w:val="22"/>
          <w:szCs w:val="22"/>
        </w:rPr>
        <w:t>Rheumatol. Ther.</w:t>
      </w:r>
      <w:r w:rsidRPr="0013633C">
        <w:rPr>
          <w:rFonts w:ascii="Arial" w:hAnsi="Arial" w:cs="Arial"/>
          <w:sz w:val="22"/>
          <w:szCs w:val="22"/>
        </w:rPr>
        <w:t xml:space="preserve"> </w:t>
      </w:r>
      <w:r w:rsidRPr="0013633C">
        <w:rPr>
          <w:rFonts w:ascii="Arial" w:hAnsi="Arial" w:cs="Arial"/>
          <w:b/>
          <w:bCs/>
          <w:sz w:val="22"/>
          <w:szCs w:val="22"/>
        </w:rPr>
        <w:t>5</w:t>
      </w:r>
      <w:r w:rsidRPr="0013633C">
        <w:rPr>
          <w:rFonts w:ascii="Arial" w:hAnsi="Arial" w:cs="Arial"/>
          <w:sz w:val="22"/>
          <w:szCs w:val="22"/>
        </w:rPr>
        <w:t>, 327–340 (2018).</w:t>
      </w:r>
    </w:p>
    <w:p w14:paraId="4FD84F2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33.</w:t>
      </w:r>
      <w:r w:rsidRPr="0013633C">
        <w:rPr>
          <w:rFonts w:ascii="Arial" w:hAnsi="Arial" w:cs="Arial"/>
          <w:sz w:val="22"/>
          <w:szCs w:val="22"/>
        </w:rPr>
        <w:tab/>
        <w:t xml:space="preserve">Stone, J. H. </w:t>
      </w:r>
      <w:r w:rsidRPr="0013633C">
        <w:rPr>
          <w:rFonts w:ascii="Arial" w:hAnsi="Arial" w:cs="Arial"/>
          <w:i/>
          <w:iCs/>
          <w:sz w:val="22"/>
          <w:szCs w:val="22"/>
        </w:rPr>
        <w:t>et al.</w:t>
      </w:r>
      <w:r w:rsidRPr="0013633C">
        <w:rPr>
          <w:rFonts w:ascii="Arial" w:hAnsi="Arial" w:cs="Arial"/>
          <w:sz w:val="22"/>
          <w:szCs w:val="22"/>
        </w:rPr>
        <w:t xml:space="preserve"> Trial of Tocilizumab in Giant-Cell Arteritis. </w:t>
      </w:r>
      <w:r w:rsidRPr="0013633C">
        <w:rPr>
          <w:rFonts w:ascii="Arial" w:hAnsi="Arial" w:cs="Arial"/>
          <w:i/>
          <w:iCs/>
          <w:sz w:val="22"/>
          <w:szCs w:val="22"/>
        </w:rPr>
        <w:t>N. Engl. J. Med.</w:t>
      </w:r>
      <w:r w:rsidRPr="0013633C">
        <w:rPr>
          <w:rFonts w:ascii="Arial" w:hAnsi="Arial" w:cs="Arial"/>
          <w:sz w:val="22"/>
          <w:szCs w:val="22"/>
        </w:rPr>
        <w:t xml:space="preserve"> </w:t>
      </w:r>
      <w:r w:rsidRPr="0013633C">
        <w:rPr>
          <w:rFonts w:ascii="Arial" w:hAnsi="Arial" w:cs="Arial"/>
          <w:b/>
          <w:bCs/>
          <w:sz w:val="22"/>
          <w:szCs w:val="22"/>
        </w:rPr>
        <w:t>377</w:t>
      </w:r>
      <w:r w:rsidRPr="0013633C">
        <w:rPr>
          <w:rFonts w:ascii="Arial" w:hAnsi="Arial" w:cs="Arial"/>
          <w:sz w:val="22"/>
          <w:szCs w:val="22"/>
        </w:rPr>
        <w:t>, 317–328 (2017).</w:t>
      </w:r>
    </w:p>
    <w:p w14:paraId="38622653"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34.</w:t>
      </w:r>
      <w:r w:rsidRPr="0013633C">
        <w:rPr>
          <w:rFonts w:ascii="Arial" w:hAnsi="Arial" w:cs="Arial"/>
          <w:sz w:val="22"/>
          <w:szCs w:val="22"/>
        </w:rPr>
        <w:tab/>
        <w:t xml:space="preserve">Maleszewski, J. J. </w:t>
      </w:r>
      <w:r w:rsidRPr="0013633C">
        <w:rPr>
          <w:rFonts w:ascii="Arial" w:hAnsi="Arial" w:cs="Arial"/>
          <w:i/>
          <w:iCs/>
          <w:sz w:val="22"/>
          <w:szCs w:val="22"/>
        </w:rPr>
        <w:t>et al.</w:t>
      </w:r>
      <w:r w:rsidRPr="0013633C">
        <w:rPr>
          <w:rFonts w:ascii="Arial" w:hAnsi="Arial" w:cs="Arial"/>
          <w:sz w:val="22"/>
          <w:szCs w:val="22"/>
        </w:rPr>
        <w:t xml:space="preserve"> Clinical and pathological evolution of giant cell arteritis: a prospective study of follow-up temporal artery biopsies in 40 treated patients. </w:t>
      </w:r>
      <w:r w:rsidRPr="0013633C">
        <w:rPr>
          <w:rFonts w:ascii="Arial" w:hAnsi="Arial" w:cs="Arial"/>
          <w:i/>
          <w:iCs/>
          <w:sz w:val="22"/>
          <w:szCs w:val="22"/>
        </w:rPr>
        <w:t>Mod. Pathol.</w:t>
      </w:r>
      <w:r w:rsidRPr="0013633C">
        <w:rPr>
          <w:rFonts w:ascii="Arial" w:hAnsi="Arial" w:cs="Arial"/>
          <w:sz w:val="22"/>
          <w:szCs w:val="22"/>
        </w:rPr>
        <w:t xml:space="preserve"> </w:t>
      </w:r>
      <w:r w:rsidRPr="0013633C">
        <w:rPr>
          <w:rFonts w:ascii="Arial" w:hAnsi="Arial" w:cs="Arial"/>
          <w:b/>
          <w:bCs/>
          <w:sz w:val="22"/>
          <w:szCs w:val="22"/>
        </w:rPr>
        <w:t>30</w:t>
      </w:r>
      <w:r w:rsidRPr="0013633C">
        <w:rPr>
          <w:rFonts w:ascii="Arial" w:hAnsi="Arial" w:cs="Arial"/>
          <w:sz w:val="22"/>
          <w:szCs w:val="22"/>
        </w:rPr>
        <w:t>, 788–796 (2017).</w:t>
      </w:r>
    </w:p>
    <w:p w14:paraId="286501B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35.</w:t>
      </w:r>
      <w:r w:rsidRPr="0013633C">
        <w:rPr>
          <w:rFonts w:ascii="Arial" w:hAnsi="Arial" w:cs="Arial"/>
          <w:sz w:val="22"/>
          <w:szCs w:val="22"/>
        </w:rPr>
        <w:tab/>
        <w:t xml:space="preserve">Ma-Krupa, W. </w:t>
      </w:r>
      <w:r w:rsidRPr="0013633C">
        <w:rPr>
          <w:rFonts w:ascii="Arial" w:hAnsi="Arial" w:cs="Arial"/>
          <w:i/>
          <w:iCs/>
          <w:sz w:val="22"/>
          <w:szCs w:val="22"/>
        </w:rPr>
        <w:t>et al.</w:t>
      </w:r>
      <w:r w:rsidRPr="0013633C">
        <w:rPr>
          <w:rFonts w:ascii="Arial" w:hAnsi="Arial" w:cs="Arial"/>
          <w:sz w:val="22"/>
          <w:szCs w:val="22"/>
        </w:rPr>
        <w:t xml:space="preserve"> Activation of Arterial Wall Dendritic Cells and Breakdown of Self-tolerance in Giant Cell Arteritis. </w:t>
      </w:r>
      <w:r w:rsidRPr="0013633C">
        <w:rPr>
          <w:rFonts w:ascii="Arial" w:hAnsi="Arial" w:cs="Arial"/>
          <w:i/>
          <w:iCs/>
          <w:sz w:val="22"/>
          <w:szCs w:val="22"/>
        </w:rPr>
        <w:t>J. Exp. Med.</w:t>
      </w:r>
      <w:r w:rsidRPr="0013633C">
        <w:rPr>
          <w:rFonts w:ascii="Arial" w:hAnsi="Arial" w:cs="Arial"/>
          <w:sz w:val="22"/>
          <w:szCs w:val="22"/>
        </w:rPr>
        <w:t xml:space="preserve"> </w:t>
      </w:r>
      <w:r w:rsidRPr="0013633C">
        <w:rPr>
          <w:rFonts w:ascii="Arial" w:hAnsi="Arial" w:cs="Arial"/>
          <w:b/>
          <w:bCs/>
          <w:sz w:val="22"/>
          <w:szCs w:val="22"/>
        </w:rPr>
        <w:t>199</w:t>
      </w:r>
      <w:r w:rsidRPr="0013633C">
        <w:rPr>
          <w:rFonts w:ascii="Arial" w:hAnsi="Arial" w:cs="Arial"/>
          <w:sz w:val="22"/>
          <w:szCs w:val="22"/>
        </w:rPr>
        <w:t>, 173–183 (2004).</w:t>
      </w:r>
    </w:p>
    <w:p w14:paraId="4600835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36.</w:t>
      </w:r>
      <w:r w:rsidRPr="0013633C">
        <w:rPr>
          <w:rFonts w:ascii="Arial" w:hAnsi="Arial" w:cs="Arial"/>
          <w:sz w:val="22"/>
          <w:szCs w:val="22"/>
        </w:rPr>
        <w:tab/>
        <w:t xml:space="preserve">Weyand, C. M. </w:t>
      </w:r>
      <w:r w:rsidRPr="0013633C">
        <w:rPr>
          <w:rFonts w:ascii="Arial" w:hAnsi="Arial" w:cs="Arial"/>
          <w:i/>
          <w:iCs/>
          <w:sz w:val="22"/>
          <w:szCs w:val="22"/>
        </w:rPr>
        <w:t>et al.</w:t>
      </w:r>
      <w:r w:rsidRPr="0013633C">
        <w:rPr>
          <w:rFonts w:ascii="Arial" w:hAnsi="Arial" w:cs="Arial"/>
          <w:sz w:val="22"/>
          <w:szCs w:val="22"/>
        </w:rPr>
        <w:t xml:space="preserve"> Vascular Dendritic Cells in Giant Cell Arteritis. </w:t>
      </w:r>
      <w:r w:rsidRPr="0013633C">
        <w:rPr>
          <w:rFonts w:ascii="Arial" w:hAnsi="Arial" w:cs="Arial"/>
          <w:i/>
          <w:iCs/>
          <w:sz w:val="22"/>
          <w:szCs w:val="22"/>
        </w:rPr>
        <w:t>Ann. N. Y. Acad. Sci.</w:t>
      </w:r>
      <w:r w:rsidRPr="0013633C">
        <w:rPr>
          <w:rFonts w:ascii="Arial" w:hAnsi="Arial" w:cs="Arial"/>
          <w:sz w:val="22"/>
          <w:szCs w:val="22"/>
        </w:rPr>
        <w:t xml:space="preserve"> </w:t>
      </w:r>
      <w:r w:rsidRPr="0013633C">
        <w:rPr>
          <w:rFonts w:ascii="Arial" w:hAnsi="Arial" w:cs="Arial"/>
          <w:b/>
          <w:bCs/>
          <w:sz w:val="22"/>
          <w:szCs w:val="22"/>
        </w:rPr>
        <w:t>1062</w:t>
      </w:r>
      <w:r w:rsidRPr="0013633C">
        <w:rPr>
          <w:rFonts w:ascii="Arial" w:hAnsi="Arial" w:cs="Arial"/>
          <w:sz w:val="22"/>
          <w:szCs w:val="22"/>
        </w:rPr>
        <w:t>, 195–208 (2005).</w:t>
      </w:r>
    </w:p>
    <w:p w14:paraId="1CBC0FC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37.</w:t>
      </w:r>
      <w:r w:rsidRPr="0013633C">
        <w:rPr>
          <w:rFonts w:ascii="Arial" w:hAnsi="Arial" w:cs="Arial"/>
          <w:sz w:val="22"/>
          <w:szCs w:val="22"/>
        </w:rPr>
        <w:tab/>
        <w:t xml:space="preserve">Wagner, A. D. </w:t>
      </w:r>
      <w:r w:rsidRPr="0013633C">
        <w:rPr>
          <w:rFonts w:ascii="Arial" w:hAnsi="Arial" w:cs="Arial"/>
          <w:i/>
          <w:iCs/>
          <w:sz w:val="22"/>
          <w:szCs w:val="22"/>
        </w:rPr>
        <w:t>et al.</w:t>
      </w:r>
      <w:r w:rsidRPr="0013633C">
        <w:rPr>
          <w:rFonts w:ascii="Arial" w:hAnsi="Arial" w:cs="Arial"/>
          <w:sz w:val="22"/>
          <w:szCs w:val="22"/>
        </w:rPr>
        <w:t xml:space="preserve"> Dendritic cells co-localize with activated CD4+ T cells in giant cell arteritis.</w:t>
      </w:r>
    </w:p>
    <w:p w14:paraId="75B6175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38.</w:t>
      </w:r>
      <w:r w:rsidRPr="0013633C">
        <w:rPr>
          <w:rFonts w:ascii="Arial" w:hAnsi="Arial" w:cs="Arial"/>
          <w:sz w:val="22"/>
          <w:szCs w:val="22"/>
        </w:rPr>
        <w:tab/>
        <w:t xml:space="preserve">Rittner, H. L. </w:t>
      </w:r>
      <w:r w:rsidRPr="0013633C">
        <w:rPr>
          <w:rFonts w:ascii="Arial" w:hAnsi="Arial" w:cs="Arial"/>
          <w:i/>
          <w:iCs/>
          <w:sz w:val="22"/>
          <w:szCs w:val="22"/>
        </w:rPr>
        <w:t>et al.</w:t>
      </w:r>
      <w:r w:rsidRPr="0013633C">
        <w:rPr>
          <w:rFonts w:ascii="Arial" w:hAnsi="Arial" w:cs="Arial"/>
          <w:sz w:val="22"/>
          <w:szCs w:val="22"/>
        </w:rPr>
        <w:t xml:space="preserve"> Tissue-Destructive Macrophages in Giant Cell Arteritis. </w:t>
      </w:r>
      <w:r w:rsidRPr="0013633C">
        <w:rPr>
          <w:rFonts w:ascii="Arial" w:hAnsi="Arial" w:cs="Arial"/>
          <w:i/>
          <w:iCs/>
          <w:sz w:val="22"/>
          <w:szCs w:val="22"/>
        </w:rPr>
        <w:t>Circ. Res.</w:t>
      </w:r>
      <w:r w:rsidRPr="0013633C">
        <w:rPr>
          <w:rFonts w:ascii="Arial" w:hAnsi="Arial" w:cs="Arial"/>
          <w:sz w:val="22"/>
          <w:szCs w:val="22"/>
        </w:rPr>
        <w:t xml:space="preserve"> </w:t>
      </w:r>
      <w:r w:rsidRPr="0013633C">
        <w:rPr>
          <w:rFonts w:ascii="Arial" w:hAnsi="Arial" w:cs="Arial"/>
          <w:b/>
          <w:bCs/>
          <w:sz w:val="22"/>
          <w:szCs w:val="22"/>
        </w:rPr>
        <w:t>84</w:t>
      </w:r>
      <w:r w:rsidRPr="0013633C">
        <w:rPr>
          <w:rFonts w:ascii="Arial" w:hAnsi="Arial" w:cs="Arial"/>
          <w:sz w:val="22"/>
          <w:szCs w:val="22"/>
        </w:rPr>
        <w:t>, 1050–1058 (1999).</w:t>
      </w:r>
    </w:p>
    <w:p w14:paraId="65AA3A7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39.</w:t>
      </w:r>
      <w:r w:rsidRPr="0013633C">
        <w:rPr>
          <w:rFonts w:ascii="Arial" w:hAnsi="Arial" w:cs="Arial"/>
          <w:sz w:val="22"/>
          <w:szCs w:val="22"/>
        </w:rPr>
        <w:tab/>
        <w:t xml:space="preserve">Van Sleen, Y. </w:t>
      </w:r>
      <w:r w:rsidRPr="0013633C">
        <w:rPr>
          <w:rFonts w:ascii="Arial" w:hAnsi="Arial" w:cs="Arial"/>
          <w:i/>
          <w:iCs/>
          <w:sz w:val="22"/>
          <w:szCs w:val="22"/>
        </w:rPr>
        <w:t>et al.</w:t>
      </w:r>
      <w:r w:rsidRPr="0013633C">
        <w:rPr>
          <w:rFonts w:ascii="Arial" w:hAnsi="Arial" w:cs="Arial"/>
          <w:sz w:val="22"/>
          <w:szCs w:val="22"/>
        </w:rPr>
        <w:t xml:space="preserve"> Involvement of Monocyte Subsets in the Immunopathology of Giant Cell Arteritis. </w:t>
      </w:r>
      <w:r w:rsidRPr="0013633C">
        <w:rPr>
          <w:rFonts w:ascii="Arial" w:hAnsi="Arial" w:cs="Arial"/>
          <w:i/>
          <w:iCs/>
          <w:sz w:val="22"/>
          <w:szCs w:val="22"/>
        </w:rPr>
        <w:t>Sci. Rep.</w:t>
      </w:r>
      <w:r w:rsidRPr="0013633C">
        <w:rPr>
          <w:rFonts w:ascii="Arial" w:hAnsi="Arial" w:cs="Arial"/>
          <w:sz w:val="22"/>
          <w:szCs w:val="22"/>
        </w:rPr>
        <w:t xml:space="preserve"> </w:t>
      </w:r>
      <w:r w:rsidRPr="0013633C">
        <w:rPr>
          <w:rFonts w:ascii="Arial" w:hAnsi="Arial" w:cs="Arial"/>
          <w:b/>
          <w:bCs/>
          <w:sz w:val="22"/>
          <w:szCs w:val="22"/>
        </w:rPr>
        <w:t>7</w:t>
      </w:r>
      <w:r w:rsidRPr="0013633C">
        <w:rPr>
          <w:rFonts w:ascii="Arial" w:hAnsi="Arial" w:cs="Arial"/>
          <w:sz w:val="22"/>
          <w:szCs w:val="22"/>
        </w:rPr>
        <w:t>, 6553 (2017).</w:t>
      </w:r>
    </w:p>
    <w:p w14:paraId="4E92141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40.</w:t>
      </w:r>
      <w:r w:rsidRPr="0013633C">
        <w:rPr>
          <w:rFonts w:ascii="Arial" w:hAnsi="Arial" w:cs="Arial"/>
          <w:sz w:val="22"/>
          <w:szCs w:val="22"/>
        </w:rPr>
        <w:tab/>
        <w:t xml:space="preserve">Graver, J. C., Sandovici, M., Diepstra, A., Boots, A. M. H. &amp; Brouwer, E. Artery tertiary lymphoid organs in giant cell arteritis are not exclusively located in the media of temporal arteries.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77</w:t>
      </w:r>
      <w:r w:rsidRPr="0013633C">
        <w:rPr>
          <w:rFonts w:ascii="Arial" w:hAnsi="Arial" w:cs="Arial"/>
          <w:sz w:val="22"/>
          <w:szCs w:val="22"/>
        </w:rPr>
        <w:t>, e16–e16 (2018).</w:t>
      </w:r>
    </w:p>
    <w:p w14:paraId="551991E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41.</w:t>
      </w:r>
      <w:r w:rsidRPr="0013633C">
        <w:rPr>
          <w:rFonts w:ascii="Arial" w:hAnsi="Arial" w:cs="Arial"/>
          <w:sz w:val="22"/>
          <w:szCs w:val="22"/>
        </w:rPr>
        <w:tab/>
        <w:t xml:space="preserve">Graver, J. C. </w:t>
      </w:r>
      <w:r w:rsidRPr="0013633C">
        <w:rPr>
          <w:rFonts w:ascii="Arial" w:hAnsi="Arial" w:cs="Arial"/>
          <w:i/>
          <w:iCs/>
          <w:sz w:val="22"/>
          <w:szCs w:val="22"/>
        </w:rPr>
        <w:t>et al.</w:t>
      </w:r>
      <w:r w:rsidRPr="0013633C">
        <w:rPr>
          <w:rFonts w:ascii="Arial" w:hAnsi="Arial" w:cs="Arial"/>
          <w:sz w:val="22"/>
          <w:szCs w:val="22"/>
        </w:rPr>
        <w:t xml:space="preserve"> Association of the CXCL9-CXCR3 and CXCL13-CXCR5 axes with B-cell trafficking in giant cell arteritis and polymyalgia rheumatica. </w:t>
      </w:r>
      <w:r w:rsidRPr="0013633C">
        <w:rPr>
          <w:rFonts w:ascii="Arial" w:hAnsi="Arial" w:cs="Arial"/>
          <w:i/>
          <w:iCs/>
          <w:sz w:val="22"/>
          <w:szCs w:val="22"/>
        </w:rPr>
        <w:t>J. Autoimmun.</w:t>
      </w:r>
      <w:r w:rsidRPr="0013633C">
        <w:rPr>
          <w:rFonts w:ascii="Arial" w:hAnsi="Arial" w:cs="Arial"/>
          <w:sz w:val="22"/>
          <w:szCs w:val="22"/>
        </w:rPr>
        <w:t xml:space="preserve"> </w:t>
      </w:r>
      <w:r w:rsidRPr="0013633C">
        <w:rPr>
          <w:rFonts w:ascii="Arial" w:hAnsi="Arial" w:cs="Arial"/>
          <w:b/>
          <w:bCs/>
          <w:sz w:val="22"/>
          <w:szCs w:val="22"/>
        </w:rPr>
        <w:t>123</w:t>
      </w:r>
      <w:r w:rsidRPr="0013633C">
        <w:rPr>
          <w:rFonts w:ascii="Arial" w:hAnsi="Arial" w:cs="Arial"/>
          <w:sz w:val="22"/>
          <w:szCs w:val="22"/>
        </w:rPr>
        <w:t>, 102684 (2021).</w:t>
      </w:r>
    </w:p>
    <w:p w14:paraId="50FFBCD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42.</w:t>
      </w:r>
      <w:r w:rsidRPr="0013633C">
        <w:rPr>
          <w:rFonts w:ascii="Arial" w:hAnsi="Arial" w:cs="Arial"/>
          <w:sz w:val="22"/>
          <w:szCs w:val="22"/>
        </w:rPr>
        <w:tab/>
        <w:t xml:space="preserve">Elkon, K. &amp; Casali, P. Nature and functions of autoantibodies. </w:t>
      </w:r>
      <w:r w:rsidRPr="0013633C">
        <w:rPr>
          <w:rFonts w:ascii="Arial" w:hAnsi="Arial" w:cs="Arial"/>
          <w:i/>
          <w:iCs/>
          <w:sz w:val="22"/>
          <w:szCs w:val="22"/>
        </w:rPr>
        <w:t>Nat. Clin. Pract. Rheumatol.</w:t>
      </w:r>
      <w:r w:rsidRPr="0013633C">
        <w:rPr>
          <w:rFonts w:ascii="Arial" w:hAnsi="Arial" w:cs="Arial"/>
          <w:sz w:val="22"/>
          <w:szCs w:val="22"/>
        </w:rPr>
        <w:t xml:space="preserve"> </w:t>
      </w:r>
      <w:r w:rsidRPr="0013633C">
        <w:rPr>
          <w:rFonts w:ascii="Arial" w:hAnsi="Arial" w:cs="Arial"/>
          <w:b/>
          <w:bCs/>
          <w:sz w:val="22"/>
          <w:szCs w:val="22"/>
        </w:rPr>
        <w:t>4</w:t>
      </w:r>
      <w:r w:rsidRPr="0013633C">
        <w:rPr>
          <w:rFonts w:ascii="Arial" w:hAnsi="Arial" w:cs="Arial"/>
          <w:sz w:val="22"/>
          <w:szCs w:val="22"/>
        </w:rPr>
        <w:t>, 491–498 (2008).</w:t>
      </w:r>
    </w:p>
    <w:p w14:paraId="7DFD319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43.</w:t>
      </w:r>
      <w:r w:rsidRPr="0013633C">
        <w:rPr>
          <w:rFonts w:ascii="Arial" w:hAnsi="Arial" w:cs="Arial"/>
          <w:sz w:val="22"/>
          <w:szCs w:val="22"/>
        </w:rPr>
        <w:tab/>
        <w:t xml:space="preserve">Ludwig, R. J. </w:t>
      </w:r>
      <w:r w:rsidRPr="0013633C">
        <w:rPr>
          <w:rFonts w:ascii="Arial" w:hAnsi="Arial" w:cs="Arial"/>
          <w:i/>
          <w:iCs/>
          <w:sz w:val="22"/>
          <w:szCs w:val="22"/>
        </w:rPr>
        <w:t>et al.</w:t>
      </w:r>
      <w:r w:rsidRPr="0013633C">
        <w:rPr>
          <w:rFonts w:ascii="Arial" w:hAnsi="Arial" w:cs="Arial"/>
          <w:sz w:val="22"/>
          <w:szCs w:val="22"/>
        </w:rPr>
        <w:t xml:space="preserve"> Mechanisms of Autoantibody-Induced Pathology. </w:t>
      </w:r>
      <w:r w:rsidRPr="0013633C">
        <w:rPr>
          <w:rFonts w:ascii="Arial" w:hAnsi="Arial" w:cs="Arial"/>
          <w:i/>
          <w:iCs/>
          <w:sz w:val="22"/>
          <w:szCs w:val="22"/>
        </w:rPr>
        <w:t>Front. Immunol.</w:t>
      </w:r>
      <w:r w:rsidRPr="0013633C">
        <w:rPr>
          <w:rFonts w:ascii="Arial" w:hAnsi="Arial" w:cs="Arial"/>
          <w:sz w:val="22"/>
          <w:szCs w:val="22"/>
        </w:rPr>
        <w:t xml:space="preserve"> </w:t>
      </w:r>
      <w:r w:rsidRPr="0013633C">
        <w:rPr>
          <w:rFonts w:ascii="Arial" w:hAnsi="Arial" w:cs="Arial"/>
          <w:b/>
          <w:bCs/>
          <w:sz w:val="22"/>
          <w:szCs w:val="22"/>
        </w:rPr>
        <w:t>8</w:t>
      </w:r>
      <w:r w:rsidRPr="0013633C">
        <w:rPr>
          <w:rFonts w:ascii="Arial" w:hAnsi="Arial" w:cs="Arial"/>
          <w:sz w:val="22"/>
          <w:szCs w:val="22"/>
        </w:rPr>
        <w:t>, (2017).</w:t>
      </w:r>
    </w:p>
    <w:p w14:paraId="7565513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44.</w:t>
      </w:r>
      <w:r w:rsidRPr="0013633C">
        <w:rPr>
          <w:rFonts w:ascii="Arial" w:hAnsi="Arial" w:cs="Arial"/>
          <w:sz w:val="22"/>
          <w:szCs w:val="22"/>
        </w:rPr>
        <w:tab/>
        <w:t xml:space="preserve">Schmits, R., Kubuschok, B., Schuster, S., Preuss, K.-D. &amp; Pfreundschuh, M. Analysis of the B cell repertoire against autoantigens in patients with giant cell arteritis and polymyalgia rheumatica. </w:t>
      </w:r>
      <w:r w:rsidRPr="0013633C">
        <w:rPr>
          <w:rFonts w:ascii="Arial" w:hAnsi="Arial" w:cs="Arial"/>
          <w:i/>
          <w:iCs/>
          <w:sz w:val="22"/>
          <w:szCs w:val="22"/>
        </w:rPr>
        <w:t>Clin. Exp. Immunol.</w:t>
      </w:r>
      <w:r w:rsidRPr="0013633C">
        <w:rPr>
          <w:rFonts w:ascii="Arial" w:hAnsi="Arial" w:cs="Arial"/>
          <w:sz w:val="22"/>
          <w:szCs w:val="22"/>
        </w:rPr>
        <w:t xml:space="preserve"> </w:t>
      </w:r>
      <w:r w:rsidRPr="0013633C">
        <w:rPr>
          <w:rFonts w:ascii="Arial" w:hAnsi="Arial" w:cs="Arial"/>
          <w:b/>
          <w:bCs/>
          <w:sz w:val="22"/>
          <w:szCs w:val="22"/>
        </w:rPr>
        <w:t>127</w:t>
      </w:r>
      <w:r w:rsidRPr="0013633C">
        <w:rPr>
          <w:rFonts w:ascii="Arial" w:hAnsi="Arial" w:cs="Arial"/>
          <w:sz w:val="22"/>
          <w:szCs w:val="22"/>
        </w:rPr>
        <w:t>, 379–385 (2002).</w:t>
      </w:r>
    </w:p>
    <w:p w14:paraId="4AEA7F1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45.</w:t>
      </w:r>
      <w:r w:rsidRPr="0013633C">
        <w:rPr>
          <w:rFonts w:ascii="Arial" w:hAnsi="Arial" w:cs="Arial"/>
          <w:sz w:val="22"/>
          <w:szCs w:val="22"/>
        </w:rPr>
        <w:tab/>
        <w:t xml:space="preserve">Van Regenmortel, M. H. V. Specificity, polyspecificity, and heterospecificity of antibody-antigen recognition: SPECIFICITY, POLYSPECIFICITY, AND HETEROSPECIFICITY. </w:t>
      </w:r>
      <w:r w:rsidRPr="0013633C">
        <w:rPr>
          <w:rFonts w:ascii="Arial" w:hAnsi="Arial" w:cs="Arial"/>
          <w:i/>
          <w:iCs/>
          <w:sz w:val="22"/>
          <w:szCs w:val="22"/>
        </w:rPr>
        <w:t>J. Mol. Recognit.</w:t>
      </w:r>
      <w:r w:rsidRPr="0013633C">
        <w:rPr>
          <w:rFonts w:ascii="Arial" w:hAnsi="Arial" w:cs="Arial"/>
          <w:sz w:val="22"/>
          <w:szCs w:val="22"/>
        </w:rPr>
        <w:t xml:space="preserve"> </w:t>
      </w:r>
      <w:r w:rsidRPr="0013633C">
        <w:rPr>
          <w:rFonts w:ascii="Arial" w:hAnsi="Arial" w:cs="Arial"/>
          <w:b/>
          <w:bCs/>
          <w:sz w:val="22"/>
          <w:szCs w:val="22"/>
        </w:rPr>
        <w:t>27</w:t>
      </w:r>
      <w:r w:rsidRPr="0013633C">
        <w:rPr>
          <w:rFonts w:ascii="Arial" w:hAnsi="Arial" w:cs="Arial"/>
          <w:sz w:val="22"/>
          <w:szCs w:val="22"/>
        </w:rPr>
        <w:t>, 627–639 (2014).</w:t>
      </w:r>
    </w:p>
    <w:p w14:paraId="211A0E1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46.</w:t>
      </w:r>
      <w:r w:rsidRPr="0013633C">
        <w:rPr>
          <w:rFonts w:ascii="Arial" w:hAnsi="Arial" w:cs="Arial"/>
          <w:sz w:val="22"/>
          <w:szCs w:val="22"/>
        </w:rPr>
        <w:tab/>
        <w:t xml:space="preserve">Baerlecken, N. T. </w:t>
      </w:r>
      <w:r w:rsidRPr="0013633C">
        <w:rPr>
          <w:rFonts w:ascii="Arial" w:hAnsi="Arial" w:cs="Arial"/>
          <w:i/>
          <w:iCs/>
          <w:sz w:val="22"/>
          <w:szCs w:val="22"/>
        </w:rPr>
        <w:t>et al.</w:t>
      </w:r>
      <w:r w:rsidRPr="0013633C">
        <w:rPr>
          <w:rFonts w:ascii="Arial" w:hAnsi="Arial" w:cs="Arial"/>
          <w:sz w:val="22"/>
          <w:szCs w:val="22"/>
        </w:rPr>
        <w:t xml:space="preserve"> Association of ferritin autoantibodies with giant cell arteritis/polymyalgia rheumatica.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71</w:t>
      </w:r>
      <w:r w:rsidRPr="0013633C">
        <w:rPr>
          <w:rFonts w:ascii="Arial" w:hAnsi="Arial" w:cs="Arial"/>
          <w:sz w:val="22"/>
          <w:szCs w:val="22"/>
        </w:rPr>
        <w:t>, 943–947 (2012).</w:t>
      </w:r>
    </w:p>
    <w:p w14:paraId="7F9B4A7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47.</w:t>
      </w:r>
      <w:r w:rsidRPr="0013633C">
        <w:rPr>
          <w:rFonts w:ascii="Arial" w:hAnsi="Arial" w:cs="Arial"/>
          <w:sz w:val="22"/>
          <w:szCs w:val="22"/>
        </w:rPr>
        <w:tab/>
        <w:t xml:space="preserve">Pesce, E. </w:t>
      </w:r>
      <w:r w:rsidRPr="0013633C">
        <w:rPr>
          <w:rFonts w:ascii="Arial" w:hAnsi="Arial" w:cs="Arial"/>
          <w:i/>
          <w:iCs/>
          <w:sz w:val="22"/>
          <w:szCs w:val="22"/>
        </w:rPr>
        <w:t>et al.</w:t>
      </w:r>
      <w:r w:rsidRPr="0013633C">
        <w:rPr>
          <w:rFonts w:ascii="Arial" w:hAnsi="Arial" w:cs="Arial"/>
          <w:sz w:val="22"/>
          <w:szCs w:val="22"/>
        </w:rPr>
        <w:t xml:space="preserve"> Identification of two autoantigens recognised by circulating autoantibodies as potential biomarkers for diagnosing giant cell arteritis. </w:t>
      </w:r>
      <w:r w:rsidRPr="0013633C">
        <w:rPr>
          <w:rFonts w:ascii="Arial" w:hAnsi="Arial" w:cs="Arial"/>
          <w:i/>
          <w:iCs/>
          <w:sz w:val="22"/>
          <w:szCs w:val="22"/>
        </w:rPr>
        <w:t>Clin. Exp. Rheumatol.</w:t>
      </w:r>
      <w:r w:rsidRPr="0013633C">
        <w:rPr>
          <w:rFonts w:ascii="Arial" w:hAnsi="Arial" w:cs="Arial"/>
          <w:sz w:val="22"/>
          <w:szCs w:val="22"/>
        </w:rPr>
        <w:t xml:space="preserve"> (2024) doi:10.55563/clinexprheumatol/0213qf.</w:t>
      </w:r>
    </w:p>
    <w:p w14:paraId="0383B2D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48.</w:t>
      </w:r>
      <w:r w:rsidRPr="0013633C">
        <w:rPr>
          <w:rFonts w:ascii="Arial" w:hAnsi="Arial" w:cs="Arial"/>
          <w:sz w:val="22"/>
          <w:szCs w:val="22"/>
        </w:rPr>
        <w:tab/>
        <w:t xml:space="preserve">Régent, A. </w:t>
      </w:r>
      <w:r w:rsidRPr="0013633C">
        <w:rPr>
          <w:rFonts w:ascii="Arial" w:hAnsi="Arial" w:cs="Arial"/>
          <w:i/>
          <w:iCs/>
          <w:sz w:val="22"/>
          <w:szCs w:val="22"/>
        </w:rPr>
        <w:t>et al.</w:t>
      </w:r>
      <w:r w:rsidRPr="0013633C">
        <w:rPr>
          <w:rFonts w:ascii="Arial" w:hAnsi="Arial" w:cs="Arial"/>
          <w:sz w:val="22"/>
          <w:szCs w:val="22"/>
        </w:rPr>
        <w:t xml:space="preserve"> Contribution of antiferritin antibodies to diagnosis of giant cell arteritis. </w:t>
      </w:r>
      <w:r w:rsidRPr="0013633C">
        <w:rPr>
          <w:rFonts w:ascii="Arial" w:hAnsi="Arial" w:cs="Arial"/>
          <w:i/>
          <w:iCs/>
          <w:sz w:val="22"/>
          <w:szCs w:val="22"/>
        </w:rPr>
        <w:t>Ann. Rheum. Dis.</w:t>
      </w:r>
      <w:r w:rsidRPr="0013633C">
        <w:rPr>
          <w:rFonts w:ascii="Arial" w:hAnsi="Arial" w:cs="Arial"/>
          <w:sz w:val="22"/>
          <w:szCs w:val="22"/>
        </w:rPr>
        <w:t xml:space="preserve"> </w:t>
      </w:r>
      <w:r w:rsidRPr="0013633C">
        <w:rPr>
          <w:rFonts w:ascii="Arial" w:hAnsi="Arial" w:cs="Arial"/>
          <w:b/>
          <w:bCs/>
          <w:sz w:val="22"/>
          <w:szCs w:val="22"/>
        </w:rPr>
        <w:t>72</w:t>
      </w:r>
      <w:r w:rsidRPr="0013633C">
        <w:rPr>
          <w:rFonts w:ascii="Arial" w:hAnsi="Arial" w:cs="Arial"/>
          <w:sz w:val="22"/>
          <w:szCs w:val="22"/>
        </w:rPr>
        <w:t>, 1269–1270 (2013).</w:t>
      </w:r>
    </w:p>
    <w:p w14:paraId="6E7070D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49.</w:t>
      </w:r>
      <w:r w:rsidRPr="0013633C">
        <w:rPr>
          <w:rFonts w:ascii="Arial" w:hAnsi="Arial" w:cs="Arial"/>
          <w:sz w:val="22"/>
          <w:szCs w:val="22"/>
        </w:rPr>
        <w:tab/>
        <w:t xml:space="preserve">Rajan, J. V. </w:t>
      </w:r>
      <w:r w:rsidRPr="0013633C">
        <w:rPr>
          <w:rFonts w:ascii="Arial" w:hAnsi="Arial" w:cs="Arial"/>
          <w:i/>
          <w:iCs/>
          <w:sz w:val="22"/>
          <w:szCs w:val="22"/>
        </w:rPr>
        <w:t>et al.</w:t>
      </w:r>
      <w:r w:rsidRPr="0013633C">
        <w:rPr>
          <w:rFonts w:ascii="Arial" w:hAnsi="Arial" w:cs="Arial"/>
          <w:sz w:val="22"/>
          <w:szCs w:val="22"/>
        </w:rPr>
        <w:t xml:space="preserve"> Phage display demonstrates durable differences in serological profile by route of inoculation in primary infections of non-human primates with Dengue Virus 1. </w:t>
      </w:r>
      <w:r w:rsidRPr="0013633C">
        <w:rPr>
          <w:rFonts w:ascii="Arial" w:hAnsi="Arial" w:cs="Arial"/>
          <w:i/>
          <w:iCs/>
          <w:sz w:val="22"/>
          <w:szCs w:val="22"/>
        </w:rPr>
        <w:t>Sci. Rep.</w:t>
      </w:r>
      <w:r w:rsidRPr="0013633C">
        <w:rPr>
          <w:rFonts w:ascii="Arial" w:hAnsi="Arial" w:cs="Arial"/>
          <w:sz w:val="22"/>
          <w:szCs w:val="22"/>
        </w:rPr>
        <w:t xml:space="preserve"> </w:t>
      </w:r>
      <w:r w:rsidRPr="0013633C">
        <w:rPr>
          <w:rFonts w:ascii="Arial" w:hAnsi="Arial" w:cs="Arial"/>
          <w:b/>
          <w:bCs/>
          <w:sz w:val="22"/>
          <w:szCs w:val="22"/>
        </w:rPr>
        <w:t>11</w:t>
      </w:r>
      <w:r w:rsidRPr="0013633C">
        <w:rPr>
          <w:rFonts w:ascii="Arial" w:hAnsi="Arial" w:cs="Arial"/>
          <w:sz w:val="22"/>
          <w:szCs w:val="22"/>
        </w:rPr>
        <w:t>, 10823 (2021).</w:t>
      </w:r>
    </w:p>
    <w:p w14:paraId="6AA6C62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50.</w:t>
      </w:r>
      <w:r w:rsidRPr="0013633C">
        <w:rPr>
          <w:rFonts w:ascii="Arial" w:hAnsi="Arial" w:cs="Arial"/>
          <w:sz w:val="22"/>
          <w:szCs w:val="22"/>
        </w:rPr>
        <w:tab/>
        <w:t xml:space="preserve">Raghavan, M. </w:t>
      </w:r>
      <w:r w:rsidRPr="0013633C">
        <w:rPr>
          <w:rFonts w:ascii="Arial" w:hAnsi="Arial" w:cs="Arial"/>
          <w:i/>
          <w:iCs/>
          <w:sz w:val="22"/>
          <w:szCs w:val="22"/>
        </w:rPr>
        <w:t>et al.</w:t>
      </w:r>
      <w:r w:rsidRPr="0013633C">
        <w:rPr>
          <w:rFonts w:ascii="Arial" w:hAnsi="Arial" w:cs="Arial"/>
          <w:sz w:val="22"/>
          <w:szCs w:val="22"/>
        </w:rPr>
        <w:t xml:space="preserve"> Antibodies to repeat-containing antigens in Plasmodium falciparum are exposure-dependent and short-lived in children in natural malaria infections. </w:t>
      </w:r>
      <w:r w:rsidRPr="0013633C">
        <w:rPr>
          <w:rFonts w:ascii="Arial" w:hAnsi="Arial" w:cs="Arial"/>
          <w:i/>
          <w:iCs/>
          <w:sz w:val="22"/>
          <w:szCs w:val="22"/>
        </w:rPr>
        <w:t>eLife</w:t>
      </w:r>
      <w:r w:rsidRPr="0013633C">
        <w:rPr>
          <w:rFonts w:ascii="Arial" w:hAnsi="Arial" w:cs="Arial"/>
          <w:sz w:val="22"/>
          <w:szCs w:val="22"/>
        </w:rPr>
        <w:t xml:space="preserve"> </w:t>
      </w:r>
      <w:r w:rsidRPr="0013633C">
        <w:rPr>
          <w:rFonts w:ascii="Arial" w:hAnsi="Arial" w:cs="Arial"/>
          <w:b/>
          <w:bCs/>
          <w:sz w:val="22"/>
          <w:szCs w:val="22"/>
        </w:rPr>
        <w:t>12</w:t>
      </w:r>
      <w:r w:rsidRPr="0013633C">
        <w:rPr>
          <w:rFonts w:ascii="Arial" w:hAnsi="Arial" w:cs="Arial"/>
          <w:sz w:val="22"/>
          <w:szCs w:val="22"/>
        </w:rPr>
        <w:t>, e81401 (2023).</w:t>
      </w:r>
    </w:p>
    <w:p w14:paraId="1B0D517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51.</w:t>
      </w:r>
      <w:r w:rsidRPr="0013633C">
        <w:rPr>
          <w:rFonts w:ascii="Arial" w:hAnsi="Arial" w:cs="Arial"/>
          <w:sz w:val="22"/>
          <w:szCs w:val="22"/>
        </w:rPr>
        <w:tab/>
        <w:t xml:space="preserve">Rackaityte, E. </w:t>
      </w:r>
      <w:r w:rsidRPr="0013633C">
        <w:rPr>
          <w:rFonts w:ascii="Arial" w:hAnsi="Arial" w:cs="Arial"/>
          <w:i/>
          <w:iCs/>
          <w:sz w:val="22"/>
          <w:szCs w:val="22"/>
        </w:rPr>
        <w:t>et al.</w:t>
      </w:r>
      <w:r w:rsidRPr="0013633C">
        <w:rPr>
          <w:rFonts w:ascii="Arial" w:hAnsi="Arial" w:cs="Arial"/>
          <w:sz w:val="22"/>
          <w:szCs w:val="22"/>
        </w:rPr>
        <w:t xml:space="preserve"> Validation of a murine proteome-wide phage display library for identification of autoantibody specificities. </w:t>
      </w:r>
      <w:r w:rsidRPr="0013633C">
        <w:rPr>
          <w:rFonts w:ascii="Arial" w:hAnsi="Arial" w:cs="Arial"/>
          <w:i/>
          <w:iCs/>
          <w:sz w:val="22"/>
          <w:szCs w:val="22"/>
        </w:rPr>
        <w:t>JCI Insight</w:t>
      </w:r>
      <w:r w:rsidRPr="0013633C">
        <w:rPr>
          <w:rFonts w:ascii="Arial" w:hAnsi="Arial" w:cs="Arial"/>
          <w:sz w:val="22"/>
          <w:szCs w:val="22"/>
        </w:rPr>
        <w:t xml:space="preserve"> </w:t>
      </w:r>
      <w:r w:rsidRPr="0013633C">
        <w:rPr>
          <w:rFonts w:ascii="Arial" w:hAnsi="Arial" w:cs="Arial"/>
          <w:b/>
          <w:bCs/>
          <w:sz w:val="22"/>
          <w:szCs w:val="22"/>
        </w:rPr>
        <w:t>8</w:t>
      </w:r>
      <w:r w:rsidRPr="0013633C">
        <w:rPr>
          <w:rFonts w:ascii="Arial" w:hAnsi="Arial" w:cs="Arial"/>
          <w:sz w:val="22"/>
          <w:szCs w:val="22"/>
        </w:rPr>
        <w:t>, e174976 (2023).</w:t>
      </w:r>
    </w:p>
    <w:p w14:paraId="68FA0C2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52.</w:t>
      </w:r>
      <w:r w:rsidRPr="0013633C">
        <w:rPr>
          <w:rFonts w:ascii="Arial" w:hAnsi="Arial" w:cs="Arial"/>
          <w:sz w:val="22"/>
          <w:szCs w:val="22"/>
        </w:rPr>
        <w:tab/>
        <w:t xml:space="preserve">Bodansky, A. </w:t>
      </w:r>
      <w:r w:rsidRPr="0013633C">
        <w:rPr>
          <w:rFonts w:ascii="Arial" w:hAnsi="Arial" w:cs="Arial"/>
          <w:i/>
          <w:iCs/>
          <w:sz w:val="22"/>
          <w:szCs w:val="22"/>
        </w:rPr>
        <w:t>et al.</w:t>
      </w:r>
      <w:r w:rsidRPr="0013633C">
        <w:rPr>
          <w:rFonts w:ascii="Arial" w:hAnsi="Arial" w:cs="Arial"/>
          <w:sz w:val="22"/>
          <w:szCs w:val="22"/>
        </w:rPr>
        <w:t xml:space="preserve"> Molecular mimicry in multisystem inflammatory syndrome in children. </w:t>
      </w:r>
      <w:r w:rsidRPr="0013633C">
        <w:rPr>
          <w:rFonts w:ascii="Arial" w:hAnsi="Arial" w:cs="Arial"/>
          <w:i/>
          <w:iCs/>
          <w:sz w:val="22"/>
          <w:szCs w:val="22"/>
        </w:rPr>
        <w:t>Nature</w:t>
      </w:r>
      <w:r w:rsidRPr="0013633C">
        <w:rPr>
          <w:rFonts w:ascii="Arial" w:hAnsi="Arial" w:cs="Arial"/>
          <w:sz w:val="22"/>
          <w:szCs w:val="22"/>
        </w:rPr>
        <w:t xml:space="preserve"> </w:t>
      </w:r>
      <w:r w:rsidRPr="0013633C">
        <w:rPr>
          <w:rFonts w:ascii="Arial" w:hAnsi="Arial" w:cs="Arial"/>
          <w:b/>
          <w:bCs/>
          <w:sz w:val="22"/>
          <w:szCs w:val="22"/>
        </w:rPr>
        <w:t>632</w:t>
      </w:r>
      <w:r w:rsidRPr="0013633C">
        <w:rPr>
          <w:rFonts w:ascii="Arial" w:hAnsi="Arial" w:cs="Arial"/>
          <w:sz w:val="22"/>
          <w:szCs w:val="22"/>
        </w:rPr>
        <w:t>, 622–629 (2024).</w:t>
      </w:r>
    </w:p>
    <w:p w14:paraId="5BB12588"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53.</w:t>
      </w:r>
      <w:r w:rsidRPr="0013633C">
        <w:rPr>
          <w:rFonts w:ascii="Arial" w:hAnsi="Arial" w:cs="Arial"/>
          <w:sz w:val="22"/>
          <w:szCs w:val="22"/>
        </w:rPr>
        <w:tab/>
        <w:t xml:space="preserve">Rackaityte, E. </w:t>
      </w:r>
      <w:r w:rsidRPr="0013633C">
        <w:rPr>
          <w:rFonts w:ascii="Arial" w:hAnsi="Arial" w:cs="Arial"/>
          <w:i/>
          <w:iCs/>
          <w:sz w:val="22"/>
          <w:szCs w:val="22"/>
        </w:rPr>
        <w:t>et al.</w:t>
      </w:r>
      <w:r w:rsidRPr="0013633C">
        <w:rPr>
          <w:rFonts w:ascii="Arial" w:hAnsi="Arial" w:cs="Arial"/>
          <w:sz w:val="22"/>
          <w:szCs w:val="22"/>
        </w:rPr>
        <w:t xml:space="preserve"> Validation of a murine proteome-wide phage display library for the identification of autoantibody specificities. 2023.04.07.535899 Preprint at https://doi.org/10.1101/2023.04.07.535899 (2023).</w:t>
      </w:r>
    </w:p>
    <w:p w14:paraId="35F9CBC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54.</w:t>
      </w:r>
      <w:r w:rsidRPr="0013633C">
        <w:rPr>
          <w:rFonts w:ascii="Arial" w:hAnsi="Arial" w:cs="Arial"/>
          <w:sz w:val="22"/>
          <w:szCs w:val="22"/>
        </w:rPr>
        <w:tab/>
        <w:t xml:space="preserve">Hipp, M. S., Kasturi, P. &amp; Hartl, F. U. The proteostasis network and its decline in ageing. </w:t>
      </w:r>
      <w:r w:rsidRPr="0013633C">
        <w:rPr>
          <w:rFonts w:ascii="Arial" w:hAnsi="Arial" w:cs="Arial"/>
          <w:i/>
          <w:iCs/>
          <w:sz w:val="22"/>
          <w:szCs w:val="22"/>
        </w:rPr>
        <w:t>Nat. Rev. Mol. Cell Biol.</w:t>
      </w:r>
      <w:r w:rsidRPr="0013633C">
        <w:rPr>
          <w:rFonts w:ascii="Arial" w:hAnsi="Arial" w:cs="Arial"/>
          <w:sz w:val="22"/>
          <w:szCs w:val="22"/>
        </w:rPr>
        <w:t xml:space="preserve"> </w:t>
      </w:r>
      <w:r w:rsidRPr="0013633C">
        <w:rPr>
          <w:rFonts w:ascii="Arial" w:hAnsi="Arial" w:cs="Arial"/>
          <w:b/>
          <w:bCs/>
          <w:sz w:val="22"/>
          <w:szCs w:val="22"/>
        </w:rPr>
        <w:t>20</w:t>
      </w:r>
      <w:r w:rsidRPr="0013633C">
        <w:rPr>
          <w:rFonts w:ascii="Arial" w:hAnsi="Arial" w:cs="Arial"/>
          <w:sz w:val="22"/>
          <w:szCs w:val="22"/>
        </w:rPr>
        <w:t>, 421–435 (2019).</w:t>
      </w:r>
    </w:p>
    <w:p w14:paraId="4B0BE81D"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55.</w:t>
      </w:r>
      <w:r w:rsidRPr="0013633C">
        <w:rPr>
          <w:rFonts w:ascii="Arial" w:hAnsi="Arial" w:cs="Arial"/>
          <w:sz w:val="22"/>
          <w:szCs w:val="22"/>
        </w:rPr>
        <w:tab/>
        <w:t xml:space="preserve">Olsen, K. E. </w:t>
      </w:r>
      <w:r w:rsidRPr="0013633C">
        <w:rPr>
          <w:rFonts w:ascii="Arial" w:hAnsi="Arial" w:cs="Arial"/>
          <w:i/>
          <w:iCs/>
          <w:sz w:val="22"/>
          <w:szCs w:val="22"/>
        </w:rPr>
        <w:t>et al.</w:t>
      </w:r>
      <w:r w:rsidRPr="0013633C">
        <w:rPr>
          <w:rFonts w:ascii="Arial" w:hAnsi="Arial" w:cs="Arial"/>
          <w:sz w:val="22"/>
          <w:szCs w:val="22"/>
        </w:rPr>
        <w:t xml:space="preserve"> What is the role of giant cells in AL-amyloidosis? </w:t>
      </w:r>
      <w:r w:rsidRPr="0013633C">
        <w:rPr>
          <w:rFonts w:ascii="Arial" w:hAnsi="Arial" w:cs="Arial"/>
          <w:i/>
          <w:iCs/>
          <w:sz w:val="22"/>
          <w:szCs w:val="22"/>
        </w:rPr>
        <w:t>Amyloid</w:t>
      </w:r>
      <w:r w:rsidRPr="0013633C">
        <w:rPr>
          <w:rFonts w:ascii="Arial" w:hAnsi="Arial" w:cs="Arial"/>
          <w:sz w:val="22"/>
          <w:szCs w:val="22"/>
        </w:rPr>
        <w:t xml:space="preserve"> </w:t>
      </w:r>
      <w:r w:rsidRPr="0013633C">
        <w:rPr>
          <w:rFonts w:ascii="Arial" w:hAnsi="Arial" w:cs="Arial"/>
          <w:b/>
          <w:bCs/>
          <w:sz w:val="22"/>
          <w:szCs w:val="22"/>
        </w:rPr>
        <w:t>6</w:t>
      </w:r>
      <w:r w:rsidRPr="0013633C">
        <w:rPr>
          <w:rFonts w:ascii="Arial" w:hAnsi="Arial" w:cs="Arial"/>
          <w:sz w:val="22"/>
          <w:szCs w:val="22"/>
        </w:rPr>
        <w:t>, 89–97 (1999).</w:t>
      </w:r>
    </w:p>
    <w:p w14:paraId="22D4714F"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56.</w:t>
      </w:r>
      <w:r w:rsidRPr="0013633C">
        <w:rPr>
          <w:rFonts w:ascii="Arial" w:hAnsi="Arial" w:cs="Arial"/>
          <w:sz w:val="22"/>
          <w:szCs w:val="22"/>
        </w:rPr>
        <w:tab/>
        <w:t xml:space="preserve">Salvarani, C. </w:t>
      </w:r>
      <w:r w:rsidRPr="0013633C">
        <w:rPr>
          <w:rFonts w:ascii="Arial" w:hAnsi="Arial" w:cs="Arial"/>
          <w:i/>
          <w:iCs/>
          <w:sz w:val="22"/>
          <w:szCs w:val="22"/>
        </w:rPr>
        <w:t>et al.</w:t>
      </w:r>
      <w:r w:rsidRPr="0013633C">
        <w:rPr>
          <w:rFonts w:ascii="Arial" w:hAnsi="Arial" w:cs="Arial"/>
          <w:sz w:val="22"/>
          <w:szCs w:val="22"/>
        </w:rPr>
        <w:t xml:space="preserve"> Primary structural amyloidosis presenting as giant cell arteritis and polymyalgia rheumatica. </w:t>
      </w:r>
      <w:r w:rsidRPr="0013633C">
        <w:rPr>
          <w:rFonts w:ascii="Arial" w:hAnsi="Arial" w:cs="Arial"/>
          <w:i/>
          <w:iCs/>
          <w:sz w:val="22"/>
          <w:szCs w:val="22"/>
        </w:rPr>
        <w:t>Arthritis Rheum.</w:t>
      </w:r>
      <w:r w:rsidRPr="0013633C">
        <w:rPr>
          <w:rFonts w:ascii="Arial" w:hAnsi="Arial" w:cs="Arial"/>
          <w:sz w:val="22"/>
          <w:szCs w:val="22"/>
        </w:rPr>
        <w:t xml:space="preserve"> </w:t>
      </w:r>
      <w:r w:rsidRPr="0013633C">
        <w:rPr>
          <w:rFonts w:ascii="Arial" w:hAnsi="Arial" w:cs="Arial"/>
          <w:b/>
          <w:bCs/>
          <w:sz w:val="22"/>
          <w:szCs w:val="22"/>
        </w:rPr>
        <w:t>37</w:t>
      </w:r>
      <w:r w:rsidRPr="0013633C">
        <w:rPr>
          <w:rFonts w:ascii="Arial" w:hAnsi="Arial" w:cs="Arial"/>
          <w:sz w:val="22"/>
          <w:szCs w:val="22"/>
        </w:rPr>
        <w:t>, 1621–1626 (1994).</w:t>
      </w:r>
    </w:p>
    <w:p w14:paraId="4B0BB63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57.</w:t>
      </w:r>
      <w:r w:rsidRPr="0013633C">
        <w:rPr>
          <w:rFonts w:ascii="Arial" w:hAnsi="Arial" w:cs="Arial"/>
          <w:sz w:val="22"/>
          <w:szCs w:val="22"/>
        </w:rPr>
        <w:tab/>
        <w:t xml:space="preserve">Anders, K. H. </w:t>
      </w:r>
      <w:r w:rsidRPr="0013633C">
        <w:rPr>
          <w:rFonts w:ascii="Arial" w:hAnsi="Arial" w:cs="Arial"/>
          <w:i/>
          <w:iCs/>
          <w:sz w:val="22"/>
          <w:szCs w:val="22"/>
        </w:rPr>
        <w:t>et al.</w:t>
      </w:r>
      <w:r w:rsidRPr="0013633C">
        <w:rPr>
          <w:rFonts w:ascii="Arial" w:hAnsi="Arial" w:cs="Arial"/>
          <w:sz w:val="22"/>
          <w:szCs w:val="22"/>
        </w:rPr>
        <w:t xml:space="preserve"> Giant cell arteritis in association with cerebral amyloid angiopathy: Immunohistochemical and molecular studies. </w:t>
      </w:r>
      <w:r w:rsidRPr="0013633C">
        <w:rPr>
          <w:rFonts w:ascii="Arial" w:hAnsi="Arial" w:cs="Arial"/>
          <w:i/>
          <w:iCs/>
          <w:sz w:val="22"/>
          <w:szCs w:val="22"/>
        </w:rPr>
        <w:t>Hum. Pathol.</w:t>
      </w:r>
      <w:r w:rsidRPr="0013633C">
        <w:rPr>
          <w:rFonts w:ascii="Arial" w:hAnsi="Arial" w:cs="Arial"/>
          <w:sz w:val="22"/>
          <w:szCs w:val="22"/>
        </w:rPr>
        <w:t xml:space="preserve"> </w:t>
      </w:r>
      <w:r w:rsidRPr="0013633C">
        <w:rPr>
          <w:rFonts w:ascii="Arial" w:hAnsi="Arial" w:cs="Arial"/>
          <w:b/>
          <w:bCs/>
          <w:sz w:val="22"/>
          <w:szCs w:val="22"/>
        </w:rPr>
        <w:t>28</w:t>
      </w:r>
      <w:r w:rsidRPr="0013633C">
        <w:rPr>
          <w:rFonts w:ascii="Arial" w:hAnsi="Arial" w:cs="Arial"/>
          <w:sz w:val="22"/>
          <w:szCs w:val="22"/>
        </w:rPr>
        <w:t>, 1237–1246 (1997).</w:t>
      </w:r>
    </w:p>
    <w:p w14:paraId="1B59757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lastRenderedPageBreak/>
        <w:t>58.</w:t>
      </w:r>
      <w:r w:rsidRPr="0013633C">
        <w:rPr>
          <w:rFonts w:ascii="Arial" w:hAnsi="Arial" w:cs="Arial"/>
          <w:sz w:val="22"/>
          <w:szCs w:val="22"/>
        </w:rPr>
        <w:tab/>
        <w:t xml:space="preserve">Mukhopadhyay, S., Damron, T. A. &amp; Valente, A. L. Recurrent Amyloidoma of Soft Tissue With Exuberant Giant Cell Reaction. </w:t>
      </w:r>
      <w:r w:rsidRPr="0013633C">
        <w:rPr>
          <w:rFonts w:ascii="Arial" w:hAnsi="Arial" w:cs="Arial"/>
          <w:i/>
          <w:iCs/>
          <w:sz w:val="22"/>
          <w:szCs w:val="22"/>
        </w:rPr>
        <w:t>Arch. Pathol. Lab. Med.</w:t>
      </w:r>
      <w:r w:rsidRPr="0013633C">
        <w:rPr>
          <w:rFonts w:ascii="Arial" w:hAnsi="Arial" w:cs="Arial"/>
          <w:sz w:val="22"/>
          <w:szCs w:val="22"/>
        </w:rPr>
        <w:t xml:space="preserve"> </w:t>
      </w:r>
      <w:r w:rsidRPr="0013633C">
        <w:rPr>
          <w:rFonts w:ascii="Arial" w:hAnsi="Arial" w:cs="Arial"/>
          <w:b/>
          <w:bCs/>
          <w:sz w:val="22"/>
          <w:szCs w:val="22"/>
        </w:rPr>
        <w:t>127</w:t>
      </w:r>
      <w:r w:rsidRPr="0013633C">
        <w:rPr>
          <w:rFonts w:ascii="Arial" w:hAnsi="Arial" w:cs="Arial"/>
          <w:sz w:val="22"/>
          <w:szCs w:val="22"/>
        </w:rPr>
        <w:t>, 1609–1611 (2003).</w:t>
      </w:r>
    </w:p>
    <w:p w14:paraId="51FCB6F1"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59.</w:t>
      </w:r>
      <w:r w:rsidRPr="0013633C">
        <w:rPr>
          <w:rFonts w:ascii="Arial" w:hAnsi="Arial" w:cs="Arial"/>
          <w:sz w:val="22"/>
          <w:szCs w:val="22"/>
        </w:rPr>
        <w:tab/>
        <w:t xml:space="preserve">Bodin, K. </w:t>
      </w:r>
      <w:r w:rsidRPr="0013633C">
        <w:rPr>
          <w:rFonts w:ascii="Arial" w:hAnsi="Arial" w:cs="Arial"/>
          <w:i/>
          <w:iCs/>
          <w:sz w:val="22"/>
          <w:szCs w:val="22"/>
        </w:rPr>
        <w:t>et al.</w:t>
      </w:r>
      <w:r w:rsidRPr="0013633C">
        <w:rPr>
          <w:rFonts w:ascii="Arial" w:hAnsi="Arial" w:cs="Arial"/>
          <w:sz w:val="22"/>
          <w:szCs w:val="22"/>
        </w:rPr>
        <w:t xml:space="preserve"> Antibodies to human serum amyloid P component eliminate visceral amyloid deposits. </w:t>
      </w:r>
      <w:r w:rsidRPr="0013633C">
        <w:rPr>
          <w:rFonts w:ascii="Arial" w:hAnsi="Arial" w:cs="Arial"/>
          <w:i/>
          <w:iCs/>
          <w:sz w:val="22"/>
          <w:szCs w:val="22"/>
        </w:rPr>
        <w:t>Nature</w:t>
      </w:r>
      <w:r w:rsidRPr="0013633C">
        <w:rPr>
          <w:rFonts w:ascii="Arial" w:hAnsi="Arial" w:cs="Arial"/>
          <w:sz w:val="22"/>
          <w:szCs w:val="22"/>
        </w:rPr>
        <w:t xml:space="preserve"> </w:t>
      </w:r>
      <w:r w:rsidRPr="0013633C">
        <w:rPr>
          <w:rFonts w:ascii="Arial" w:hAnsi="Arial" w:cs="Arial"/>
          <w:b/>
          <w:bCs/>
          <w:sz w:val="22"/>
          <w:szCs w:val="22"/>
        </w:rPr>
        <w:t>468</w:t>
      </w:r>
      <w:r w:rsidRPr="0013633C">
        <w:rPr>
          <w:rFonts w:ascii="Arial" w:hAnsi="Arial" w:cs="Arial"/>
          <w:sz w:val="22"/>
          <w:szCs w:val="22"/>
        </w:rPr>
        <w:t>, 93–97 (2010).</w:t>
      </w:r>
    </w:p>
    <w:p w14:paraId="67030B6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60.</w:t>
      </w:r>
      <w:r w:rsidRPr="0013633C">
        <w:rPr>
          <w:rFonts w:ascii="Arial" w:hAnsi="Arial" w:cs="Arial"/>
          <w:sz w:val="22"/>
          <w:szCs w:val="22"/>
        </w:rPr>
        <w:tab/>
        <w:t xml:space="preserve">Richards, D. B. </w:t>
      </w:r>
      <w:r w:rsidRPr="0013633C">
        <w:rPr>
          <w:rFonts w:ascii="Arial" w:hAnsi="Arial" w:cs="Arial"/>
          <w:i/>
          <w:iCs/>
          <w:sz w:val="22"/>
          <w:szCs w:val="22"/>
        </w:rPr>
        <w:t>et al.</w:t>
      </w:r>
      <w:r w:rsidRPr="0013633C">
        <w:rPr>
          <w:rFonts w:ascii="Arial" w:hAnsi="Arial" w:cs="Arial"/>
          <w:sz w:val="22"/>
          <w:szCs w:val="22"/>
        </w:rPr>
        <w:t xml:space="preserve"> Therapeutic Clearance of Amyloid by Antibodies to Serum Amyloid P Component. </w:t>
      </w:r>
      <w:r w:rsidRPr="0013633C">
        <w:rPr>
          <w:rFonts w:ascii="Arial" w:hAnsi="Arial" w:cs="Arial"/>
          <w:i/>
          <w:iCs/>
          <w:sz w:val="22"/>
          <w:szCs w:val="22"/>
        </w:rPr>
        <w:t>N. Engl. J. Med.</w:t>
      </w:r>
      <w:r w:rsidRPr="0013633C">
        <w:rPr>
          <w:rFonts w:ascii="Arial" w:hAnsi="Arial" w:cs="Arial"/>
          <w:sz w:val="22"/>
          <w:szCs w:val="22"/>
        </w:rPr>
        <w:t xml:space="preserve"> </w:t>
      </w:r>
      <w:r w:rsidRPr="0013633C">
        <w:rPr>
          <w:rFonts w:ascii="Arial" w:hAnsi="Arial" w:cs="Arial"/>
          <w:b/>
          <w:bCs/>
          <w:sz w:val="22"/>
          <w:szCs w:val="22"/>
        </w:rPr>
        <w:t>373</w:t>
      </w:r>
      <w:r w:rsidRPr="0013633C">
        <w:rPr>
          <w:rFonts w:ascii="Arial" w:hAnsi="Arial" w:cs="Arial"/>
          <w:sz w:val="22"/>
          <w:szCs w:val="22"/>
        </w:rPr>
        <w:t>, 1106–1114 (2015).</w:t>
      </w:r>
    </w:p>
    <w:p w14:paraId="7ADA2032"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61.</w:t>
      </w:r>
      <w:r w:rsidRPr="0013633C">
        <w:rPr>
          <w:rFonts w:ascii="Arial" w:hAnsi="Arial" w:cs="Arial"/>
          <w:sz w:val="22"/>
          <w:szCs w:val="22"/>
        </w:rPr>
        <w:tab/>
        <w:t xml:space="preserve">Milde, R. </w:t>
      </w:r>
      <w:r w:rsidRPr="0013633C">
        <w:rPr>
          <w:rFonts w:ascii="Arial" w:hAnsi="Arial" w:cs="Arial"/>
          <w:i/>
          <w:iCs/>
          <w:sz w:val="22"/>
          <w:szCs w:val="22"/>
        </w:rPr>
        <w:t>et al.</w:t>
      </w:r>
      <w:r w:rsidRPr="0013633C">
        <w:rPr>
          <w:rFonts w:ascii="Arial" w:hAnsi="Arial" w:cs="Arial"/>
          <w:sz w:val="22"/>
          <w:szCs w:val="22"/>
        </w:rPr>
        <w:t xml:space="preserve"> Multinucleated Giant Cells Are Specialized for Complement-Mediated Phagocytosis and Large Target Destruction. </w:t>
      </w:r>
      <w:r w:rsidRPr="0013633C">
        <w:rPr>
          <w:rFonts w:ascii="Arial" w:hAnsi="Arial" w:cs="Arial"/>
          <w:i/>
          <w:iCs/>
          <w:sz w:val="22"/>
          <w:szCs w:val="22"/>
        </w:rPr>
        <w:t>Cell Rep.</w:t>
      </w:r>
      <w:r w:rsidRPr="0013633C">
        <w:rPr>
          <w:rFonts w:ascii="Arial" w:hAnsi="Arial" w:cs="Arial"/>
          <w:sz w:val="22"/>
          <w:szCs w:val="22"/>
        </w:rPr>
        <w:t xml:space="preserve"> </w:t>
      </w:r>
      <w:r w:rsidRPr="0013633C">
        <w:rPr>
          <w:rFonts w:ascii="Arial" w:hAnsi="Arial" w:cs="Arial"/>
          <w:b/>
          <w:bCs/>
          <w:sz w:val="22"/>
          <w:szCs w:val="22"/>
        </w:rPr>
        <w:t>13</w:t>
      </w:r>
      <w:r w:rsidRPr="0013633C">
        <w:rPr>
          <w:rFonts w:ascii="Arial" w:hAnsi="Arial" w:cs="Arial"/>
          <w:sz w:val="22"/>
          <w:szCs w:val="22"/>
        </w:rPr>
        <w:t>, 1937–1948 (2015).</w:t>
      </w:r>
    </w:p>
    <w:p w14:paraId="1D1228EF"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62.</w:t>
      </w:r>
      <w:r w:rsidRPr="0013633C">
        <w:rPr>
          <w:rFonts w:ascii="Arial" w:hAnsi="Arial" w:cs="Arial"/>
          <w:sz w:val="22"/>
          <w:szCs w:val="22"/>
        </w:rPr>
        <w:tab/>
        <w:t xml:space="preserve">Richey, T. </w:t>
      </w:r>
      <w:r w:rsidRPr="0013633C">
        <w:rPr>
          <w:rFonts w:ascii="Arial" w:hAnsi="Arial" w:cs="Arial"/>
          <w:i/>
          <w:iCs/>
          <w:sz w:val="22"/>
          <w:szCs w:val="22"/>
        </w:rPr>
        <w:t>et al.</w:t>
      </w:r>
      <w:r w:rsidRPr="0013633C">
        <w:rPr>
          <w:rFonts w:ascii="Arial" w:hAnsi="Arial" w:cs="Arial"/>
          <w:sz w:val="22"/>
          <w:szCs w:val="22"/>
        </w:rPr>
        <w:t xml:space="preserve"> Macrophage-Mediated Phagocytosis and Dissolution of Amyloid-Like Fibrils in Mice, Monitored by Optical Imaging. </w:t>
      </w:r>
      <w:r w:rsidRPr="0013633C">
        <w:rPr>
          <w:rFonts w:ascii="Arial" w:hAnsi="Arial" w:cs="Arial"/>
          <w:i/>
          <w:iCs/>
          <w:sz w:val="22"/>
          <w:szCs w:val="22"/>
        </w:rPr>
        <w:t>Am. J. Pathol.</w:t>
      </w:r>
      <w:r w:rsidRPr="0013633C">
        <w:rPr>
          <w:rFonts w:ascii="Arial" w:hAnsi="Arial" w:cs="Arial"/>
          <w:sz w:val="22"/>
          <w:szCs w:val="22"/>
        </w:rPr>
        <w:t xml:space="preserve"> </w:t>
      </w:r>
      <w:r w:rsidRPr="0013633C">
        <w:rPr>
          <w:rFonts w:ascii="Arial" w:hAnsi="Arial" w:cs="Arial"/>
          <w:b/>
          <w:bCs/>
          <w:sz w:val="22"/>
          <w:szCs w:val="22"/>
        </w:rPr>
        <w:t>189</w:t>
      </w:r>
      <w:r w:rsidRPr="0013633C">
        <w:rPr>
          <w:rFonts w:ascii="Arial" w:hAnsi="Arial" w:cs="Arial"/>
          <w:sz w:val="22"/>
          <w:szCs w:val="22"/>
        </w:rPr>
        <w:t>, 989–998 (2019).</w:t>
      </w:r>
    </w:p>
    <w:p w14:paraId="5CB91B95"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63.</w:t>
      </w:r>
      <w:r w:rsidRPr="0013633C">
        <w:rPr>
          <w:rFonts w:ascii="Arial" w:hAnsi="Arial" w:cs="Arial"/>
          <w:sz w:val="22"/>
          <w:szCs w:val="22"/>
        </w:rPr>
        <w:tab/>
        <w:t xml:space="preserve">Pras, A. </w:t>
      </w:r>
      <w:r w:rsidRPr="0013633C">
        <w:rPr>
          <w:rFonts w:ascii="Arial" w:hAnsi="Arial" w:cs="Arial"/>
          <w:i/>
          <w:iCs/>
          <w:sz w:val="22"/>
          <w:szCs w:val="22"/>
        </w:rPr>
        <w:t>et al.</w:t>
      </w:r>
      <w:r w:rsidRPr="0013633C">
        <w:rPr>
          <w:rFonts w:ascii="Arial" w:hAnsi="Arial" w:cs="Arial"/>
          <w:sz w:val="22"/>
          <w:szCs w:val="22"/>
        </w:rPr>
        <w:t xml:space="preserve"> The cellular modifier MOAG</w:t>
      </w:r>
      <w:r w:rsidRPr="0013633C">
        <w:rPr>
          <w:rFonts w:ascii="Cambria Math" w:hAnsi="Cambria Math" w:cs="Cambria Math"/>
          <w:sz w:val="22"/>
          <w:szCs w:val="22"/>
        </w:rPr>
        <w:t>‐</w:t>
      </w:r>
      <w:r w:rsidRPr="0013633C">
        <w:rPr>
          <w:rFonts w:ascii="Arial" w:hAnsi="Arial" w:cs="Arial"/>
          <w:sz w:val="22"/>
          <w:szCs w:val="22"/>
        </w:rPr>
        <w:t xml:space="preserve">4/SERF drives amyloid formation through charge complementation. </w:t>
      </w:r>
      <w:r w:rsidRPr="0013633C">
        <w:rPr>
          <w:rFonts w:ascii="Arial" w:hAnsi="Arial" w:cs="Arial"/>
          <w:i/>
          <w:iCs/>
          <w:sz w:val="22"/>
          <w:szCs w:val="22"/>
        </w:rPr>
        <w:t>EMBO J.</w:t>
      </w:r>
      <w:r w:rsidRPr="0013633C">
        <w:rPr>
          <w:rFonts w:ascii="Arial" w:hAnsi="Arial" w:cs="Arial"/>
          <w:sz w:val="22"/>
          <w:szCs w:val="22"/>
        </w:rPr>
        <w:t xml:space="preserve"> </w:t>
      </w:r>
      <w:r w:rsidRPr="0013633C">
        <w:rPr>
          <w:rFonts w:ascii="Arial" w:hAnsi="Arial" w:cs="Arial"/>
          <w:b/>
          <w:bCs/>
          <w:sz w:val="22"/>
          <w:szCs w:val="22"/>
        </w:rPr>
        <w:t>40</w:t>
      </w:r>
      <w:r w:rsidRPr="0013633C">
        <w:rPr>
          <w:rFonts w:ascii="Arial" w:hAnsi="Arial" w:cs="Arial"/>
          <w:sz w:val="22"/>
          <w:szCs w:val="22"/>
        </w:rPr>
        <w:t>, e107568 (2021).</w:t>
      </w:r>
    </w:p>
    <w:p w14:paraId="44641D43"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64.</w:t>
      </w:r>
      <w:r w:rsidRPr="0013633C">
        <w:rPr>
          <w:rFonts w:ascii="Arial" w:hAnsi="Arial" w:cs="Arial"/>
          <w:sz w:val="22"/>
          <w:szCs w:val="22"/>
        </w:rPr>
        <w:tab/>
        <w:t xml:space="preserve">Kortbawi, H. </w:t>
      </w:r>
      <w:r w:rsidRPr="0013633C">
        <w:rPr>
          <w:rFonts w:ascii="Arial" w:hAnsi="Arial" w:cs="Arial"/>
          <w:i/>
          <w:iCs/>
          <w:sz w:val="22"/>
          <w:szCs w:val="22"/>
        </w:rPr>
        <w:t>et al.</w:t>
      </w:r>
      <w:r w:rsidRPr="0013633C">
        <w:rPr>
          <w:rFonts w:ascii="Arial" w:hAnsi="Arial" w:cs="Arial"/>
          <w:sz w:val="22"/>
          <w:szCs w:val="22"/>
        </w:rPr>
        <w:t xml:space="preserve"> DeRisi Lab Phage Immunoprecipitation Sequencing (PhIP-Seq) v1. Preprint at https://doi.org/10.17504/protocols.io.4r3l229qxl1y/v1 (2023).</w:t>
      </w:r>
    </w:p>
    <w:p w14:paraId="4FC37007"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65.</w:t>
      </w:r>
      <w:r w:rsidRPr="0013633C">
        <w:rPr>
          <w:rFonts w:ascii="Arial" w:hAnsi="Arial" w:cs="Arial"/>
          <w:sz w:val="22"/>
          <w:szCs w:val="22"/>
        </w:rPr>
        <w:tab/>
        <w:t xml:space="preserve">Rackaityte, E. </w:t>
      </w:r>
      <w:r w:rsidRPr="0013633C">
        <w:rPr>
          <w:rFonts w:ascii="Arial" w:hAnsi="Arial" w:cs="Arial"/>
          <w:i/>
          <w:iCs/>
          <w:sz w:val="22"/>
          <w:szCs w:val="22"/>
        </w:rPr>
        <w:t>et al.</w:t>
      </w:r>
      <w:r w:rsidRPr="0013633C">
        <w:rPr>
          <w:rFonts w:ascii="Arial" w:hAnsi="Arial" w:cs="Arial"/>
          <w:sz w:val="22"/>
          <w:szCs w:val="22"/>
        </w:rPr>
        <w:t xml:space="preserve"> Autoantibodies in maternal serum predict spontaneous preterm delivery. Preprint at https://doi.org/10.1101/2024.10.03.24314850 (2024).</w:t>
      </w:r>
    </w:p>
    <w:p w14:paraId="17AD8A7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66.</w:t>
      </w:r>
      <w:r w:rsidRPr="0013633C">
        <w:rPr>
          <w:rFonts w:ascii="Arial" w:hAnsi="Arial" w:cs="Arial"/>
          <w:sz w:val="22"/>
          <w:szCs w:val="22"/>
        </w:rPr>
        <w:tab/>
        <w:t xml:space="preserve">Kortbawi, H. M. </w:t>
      </w:r>
      <w:r w:rsidRPr="0013633C">
        <w:rPr>
          <w:rFonts w:ascii="Arial" w:hAnsi="Arial" w:cs="Arial"/>
          <w:i/>
          <w:iCs/>
          <w:sz w:val="22"/>
          <w:szCs w:val="22"/>
        </w:rPr>
        <w:t>et al.</w:t>
      </w:r>
      <w:r w:rsidRPr="0013633C">
        <w:rPr>
          <w:rFonts w:ascii="Arial" w:hAnsi="Arial" w:cs="Arial"/>
          <w:sz w:val="22"/>
          <w:szCs w:val="22"/>
        </w:rPr>
        <w:t xml:space="preserve"> A </w:t>
      </w:r>
      <w:r w:rsidRPr="0013633C">
        <w:rPr>
          <w:rFonts w:ascii="Arial" w:hAnsi="Arial" w:cs="Arial"/>
          <w:i/>
          <w:iCs/>
          <w:sz w:val="22"/>
          <w:szCs w:val="22"/>
        </w:rPr>
        <w:t>Trypanosoma cruzi</w:t>
      </w:r>
      <w:r w:rsidRPr="0013633C">
        <w:rPr>
          <w:rFonts w:ascii="Arial" w:hAnsi="Arial" w:cs="Arial"/>
          <w:sz w:val="22"/>
          <w:szCs w:val="22"/>
        </w:rPr>
        <w:t xml:space="preserve"> Trans-Sialidase Peptide Demonstrates High Serological Prevalence Among Infected Populations Across Endemic Regions of Latin America. Preprint at https://doi.org/10.1101/2025.01.22.25320967 (2025).</w:t>
      </w:r>
    </w:p>
    <w:p w14:paraId="77A5F3D5"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67.</w:t>
      </w:r>
      <w:r w:rsidRPr="0013633C">
        <w:rPr>
          <w:rFonts w:ascii="Arial" w:hAnsi="Arial" w:cs="Arial"/>
          <w:sz w:val="22"/>
          <w:szCs w:val="22"/>
        </w:rPr>
        <w:tab/>
        <w:t xml:space="preserve">Larsson, A. </w:t>
      </w:r>
      <w:r w:rsidRPr="0013633C">
        <w:rPr>
          <w:rFonts w:ascii="Arial" w:hAnsi="Arial" w:cs="Arial"/>
          <w:i/>
          <w:iCs/>
          <w:sz w:val="22"/>
          <w:szCs w:val="22"/>
        </w:rPr>
        <w:t>et al.</w:t>
      </w:r>
      <w:r w:rsidRPr="0013633C">
        <w:rPr>
          <w:rFonts w:ascii="Arial" w:hAnsi="Arial" w:cs="Arial"/>
          <w:sz w:val="22"/>
          <w:szCs w:val="22"/>
        </w:rPr>
        <w:t xml:space="preserve"> Unwinding fibril formation of medin, the peptide of the most common form of human amyloid. </w:t>
      </w:r>
      <w:r w:rsidRPr="0013633C">
        <w:rPr>
          <w:rFonts w:ascii="Arial" w:hAnsi="Arial" w:cs="Arial"/>
          <w:i/>
          <w:iCs/>
          <w:sz w:val="22"/>
          <w:szCs w:val="22"/>
        </w:rPr>
        <w:t>Biochem. Biophys. Res. Commun.</w:t>
      </w:r>
      <w:r w:rsidRPr="0013633C">
        <w:rPr>
          <w:rFonts w:ascii="Arial" w:hAnsi="Arial" w:cs="Arial"/>
          <w:sz w:val="22"/>
          <w:szCs w:val="22"/>
        </w:rPr>
        <w:t xml:space="preserve"> </w:t>
      </w:r>
      <w:r w:rsidRPr="0013633C">
        <w:rPr>
          <w:rFonts w:ascii="Arial" w:hAnsi="Arial" w:cs="Arial"/>
          <w:b/>
          <w:bCs/>
          <w:sz w:val="22"/>
          <w:szCs w:val="22"/>
        </w:rPr>
        <w:t>361</w:t>
      </w:r>
      <w:r w:rsidRPr="0013633C">
        <w:rPr>
          <w:rFonts w:ascii="Arial" w:hAnsi="Arial" w:cs="Arial"/>
          <w:sz w:val="22"/>
          <w:szCs w:val="22"/>
        </w:rPr>
        <w:t>, 822–828 (2007).</w:t>
      </w:r>
    </w:p>
    <w:p w14:paraId="3488353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68.</w:t>
      </w:r>
      <w:r w:rsidRPr="0013633C">
        <w:rPr>
          <w:rFonts w:ascii="Arial" w:hAnsi="Arial" w:cs="Arial"/>
          <w:sz w:val="22"/>
          <w:szCs w:val="22"/>
        </w:rPr>
        <w:tab/>
        <w:t xml:space="preserve">Davies, H. A., Wilkinson, M. C., Gibson, R. P. &amp; Middleton, D. A. Expression and purification of the aortic amyloid polypeptide medin. </w:t>
      </w:r>
      <w:r w:rsidRPr="0013633C">
        <w:rPr>
          <w:rFonts w:ascii="Arial" w:hAnsi="Arial" w:cs="Arial"/>
          <w:i/>
          <w:iCs/>
          <w:sz w:val="22"/>
          <w:szCs w:val="22"/>
        </w:rPr>
        <w:t>Protein Expr. Purif.</w:t>
      </w:r>
      <w:r w:rsidRPr="0013633C">
        <w:rPr>
          <w:rFonts w:ascii="Arial" w:hAnsi="Arial" w:cs="Arial"/>
          <w:sz w:val="22"/>
          <w:szCs w:val="22"/>
        </w:rPr>
        <w:t xml:space="preserve"> </w:t>
      </w:r>
      <w:r w:rsidRPr="0013633C">
        <w:rPr>
          <w:rFonts w:ascii="Arial" w:hAnsi="Arial" w:cs="Arial"/>
          <w:b/>
          <w:bCs/>
          <w:sz w:val="22"/>
          <w:szCs w:val="22"/>
        </w:rPr>
        <w:t>98</w:t>
      </w:r>
      <w:r w:rsidRPr="0013633C">
        <w:rPr>
          <w:rFonts w:ascii="Arial" w:hAnsi="Arial" w:cs="Arial"/>
          <w:sz w:val="22"/>
          <w:szCs w:val="22"/>
        </w:rPr>
        <w:t>, 32–37 (2014).</w:t>
      </w:r>
    </w:p>
    <w:p w14:paraId="686DEB6C"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69.</w:t>
      </w:r>
      <w:r w:rsidRPr="0013633C">
        <w:rPr>
          <w:rFonts w:ascii="Arial" w:hAnsi="Arial" w:cs="Arial"/>
          <w:sz w:val="22"/>
          <w:szCs w:val="22"/>
        </w:rPr>
        <w:tab/>
        <w:t xml:space="preserve">Harper, S. &amp; Speicher, D. W. Purification of Proteins Fused to Glutathione S-Transferase. in </w:t>
      </w:r>
      <w:r w:rsidRPr="0013633C">
        <w:rPr>
          <w:rFonts w:ascii="Arial" w:hAnsi="Arial" w:cs="Arial"/>
          <w:i/>
          <w:iCs/>
          <w:sz w:val="22"/>
          <w:szCs w:val="22"/>
        </w:rPr>
        <w:t>Protein Chromatography</w:t>
      </w:r>
      <w:r w:rsidRPr="0013633C">
        <w:rPr>
          <w:rFonts w:ascii="Arial" w:hAnsi="Arial" w:cs="Arial"/>
          <w:sz w:val="22"/>
          <w:szCs w:val="22"/>
        </w:rPr>
        <w:t xml:space="preserve"> (eds. Walls, D. &amp; Loughran, S. T.) vol. 681 259–280 (Humana Press, Totowa, NJ, 2011).</w:t>
      </w:r>
    </w:p>
    <w:p w14:paraId="5BED7EC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70.</w:t>
      </w:r>
      <w:r w:rsidRPr="0013633C">
        <w:rPr>
          <w:rFonts w:ascii="Arial" w:hAnsi="Arial" w:cs="Arial"/>
          <w:sz w:val="22"/>
          <w:szCs w:val="22"/>
        </w:rPr>
        <w:tab/>
        <w:t xml:space="preserve">Biancalana, M. &amp; Koide, S. Molecular mechanism of Thioflavin-T binding to amyloid fibrils. </w:t>
      </w:r>
      <w:r w:rsidRPr="0013633C">
        <w:rPr>
          <w:rFonts w:ascii="Arial" w:hAnsi="Arial" w:cs="Arial"/>
          <w:i/>
          <w:iCs/>
          <w:sz w:val="22"/>
          <w:szCs w:val="22"/>
        </w:rPr>
        <w:t>Biochim. Biophys. Acta BBA - Proteins Proteomics</w:t>
      </w:r>
      <w:r w:rsidRPr="0013633C">
        <w:rPr>
          <w:rFonts w:ascii="Arial" w:hAnsi="Arial" w:cs="Arial"/>
          <w:sz w:val="22"/>
          <w:szCs w:val="22"/>
        </w:rPr>
        <w:t xml:space="preserve"> </w:t>
      </w:r>
      <w:r w:rsidRPr="0013633C">
        <w:rPr>
          <w:rFonts w:ascii="Arial" w:hAnsi="Arial" w:cs="Arial"/>
          <w:b/>
          <w:bCs/>
          <w:sz w:val="22"/>
          <w:szCs w:val="22"/>
        </w:rPr>
        <w:t>1804</w:t>
      </w:r>
      <w:r w:rsidRPr="0013633C">
        <w:rPr>
          <w:rFonts w:ascii="Arial" w:hAnsi="Arial" w:cs="Arial"/>
          <w:sz w:val="22"/>
          <w:szCs w:val="22"/>
        </w:rPr>
        <w:t>, 1405–1412 (2010).</w:t>
      </w:r>
    </w:p>
    <w:p w14:paraId="41256B6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71.</w:t>
      </w:r>
      <w:r w:rsidRPr="0013633C">
        <w:rPr>
          <w:rFonts w:ascii="Arial" w:hAnsi="Arial" w:cs="Arial"/>
          <w:sz w:val="22"/>
          <w:szCs w:val="22"/>
        </w:rPr>
        <w:tab/>
        <w:t xml:space="preserve">Gade Malmos, K. </w:t>
      </w:r>
      <w:r w:rsidRPr="0013633C">
        <w:rPr>
          <w:rFonts w:ascii="Arial" w:hAnsi="Arial" w:cs="Arial"/>
          <w:i/>
          <w:iCs/>
          <w:sz w:val="22"/>
          <w:szCs w:val="22"/>
        </w:rPr>
        <w:t>et al.</w:t>
      </w:r>
      <w:r w:rsidRPr="0013633C">
        <w:rPr>
          <w:rFonts w:ascii="Arial" w:hAnsi="Arial" w:cs="Arial"/>
          <w:sz w:val="22"/>
          <w:szCs w:val="22"/>
        </w:rPr>
        <w:t xml:space="preserve"> ThT 101: a primer on the use of thioflavin T to investigate amyloid formation. </w:t>
      </w:r>
      <w:r w:rsidRPr="0013633C">
        <w:rPr>
          <w:rFonts w:ascii="Arial" w:hAnsi="Arial" w:cs="Arial"/>
          <w:i/>
          <w:iCs/>
          <w:sz w:val="22"/>
          <w:szCs w:val="22"/>
        </w:rPr>
        <w:t>Amyloid</w:t>
      </w:r>
      <w:r w:rsidRPr="0013633C">
        <w:rPr>
          <w:rFonts w:ascii="Arial" w:hAnsi="Arial" w:cs="Arial"/>
          <w:sz w:val="22"/>
          <w:szCs w:val="22"/>
        </w:rPr>
        <w:t xml:space="preserve"> </w:t>
      </w:r>
      <w:r w:rsidRPr="0013633C">
        <w:rPr>
          <w:rFonts w:ascii="Arial" w:hAnsi="Arial" w:cs="Arial"/>
          <w:b/>
          <w:bCs/>
          <w:sz w:val="22"/>
          <w:szCs w:val="22"/>
        </w:rPr>
        <w:t>24</w:t>
      </w:r>
      <w:r w:rsidRPr="0013633C">
        <w:rPr>
          <w:rFonts w:ascii="Arial" w:hAnsi="Arial" w:cs="Arial"/>
          <w:sz w:val="22"/>
          <w:szCs w:val="22"/>
        </w:rPr>
        <w:t>, 1–16 (2017).</w:t>
      </w:r>
    </w:p>
    <w:p w14:paraId="53959FA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72.</w:t>
      </w:r>
      <w:r w:rsidRPr="0013633C">
        <w:rPr>
          <w:rFonts w:ascii="Arial" w:hAnsi="Arial" w:cs="Arial"/>
          <w:sz w:val="22"/>
          <w:szCs w:val="22"/>
        </w:rPr>
        <w:tab/>
        <w:t xml:space="preserve">Reverberi, R. &amp; Reverberi, L. Factors affecting the antigen-antibody reaction. </w:t>
      </w:r>
      <w:r w:rsidRPr="0013633C">
        <w:rPr>
          <w:rFonts w:ascii="Arial" w:hAnsi="Arial" w:cs="Arial"/>
          <w:i/>
          <w:iCs/>
          <w:sz w:val="22"/>
          <w:szCs w:val="22"/>
        </w:rPr>
        <w:t>Blood Transfus.</w:t>
      </w:r>
      <w:r w:rsidRPr="0013633C">
        <w:rPr>
          <w:rFonts w:ascii="Arial" w:hAnsi="Arial" w:cs="Arial"/>
          <w:sz w:val="22"/>
          <w:szCs w:val="22"/>
        </w:rPr>
        <w:t xml:space="preserve"> (2007) doi:10.2450/2007.0047-07.</w:t>
      </w:r>
    </w:p>
    <w:p w14:paraId="2E1B0969"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73.</w:t>
      </w:r>
      <w:r w:rsidRPr="0013633C">
        <w:rPr>
          <w:rFonts w:ascii="Arial" w:hAnsi="Arial" w:cs="Arial"/>
          <w:sz w:val="22"/>
          <w:szCs w:val="22"/>
        </w:rPr>
        <w:tab/>
        <w:t xml:space="preserve">Madine, J., Copland, A., Serpell, L. C. &amp; Middleton, D. A. Cross-β Spine Architecture of Fibrils Formed by the Amyloidogenic Segment NFGSVQFV of Medin from Solid-State NMR and X-ray Fiber Diffraction Measurements. </w:t>
      </w:r>
      <w:r w:rsidRPr="0013633C">
        <w:rPr>
          <w:rFonts w:ascii="Arial" w:hAnsi="Arial" w:cs="Arial"/>
          <w:i/>
          <w:iCs/>
          <w:sz w:val="22"/>
          <w:szCs w:val="22"/>
        </w:rPr>
        <w:t>Biochemistry</w:t>
      </w:r>
      <w:r w:rsidRPr="0013633C">
        <w:rPr>
          <w:rFonts w:ascii="Arial" w:hAnsi="Arial" w:cs="Arial"/>
          <w:sz w:val="22"/>
          <w:szCs w:val="22"/>
        </w:rPr>
        <w:t xml:space="preserve"> </w:t>
      </w:r>
      <w:r w:rsidRPr="0013633C">
        <w:rPr>
          <w:rFonts w:ascii="Arial" w:hAnsi="Arial" w:cs="Arial"/>
          <w:b/>
          <w:bCs/>
          <w:sz w:val="22"/>
          <w:szCs w:val="22"/>
        </w:rPr>
        <w:t>48</w:t>
      </w:r>
      <w:r w:rsidRPr="0013633C">
        <w:rPr>
          <w:rFonts w:ascii="Arial" w:hAnsi="Arial" w:cs="Arial"/>
          <w:sz w:val="22"/>
          <w:szCs w:val="22"/>
        </w:rPr>
        <w:t>, 3089–3099 (2009).</w:t>
      </w:r>
    </w:p>
    <w:p w14:paraId="5E44D404"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74.</w:t>
      </w:r>
      <w:r w:rsidRPr="0013633C">
        <w:rPr>
          <w:rFonts w:ascii="Arial" w:hAnsi="Arial" w:cs="Arial"/>
          <w:sz w:val="22"/>
          <w:szCs w:val="22"/>
        </w:rPr>
        <w:tab/>
        <w:t xml:space="preserve">Mcdonald, J. H. &amp; Dunn, K. W. Statistical tests for measures of colocalization in biological microscopy. </w:t>
      </w:r>
      <w:r w:rsidRPr="0013633C">
        <w:rPr>
          <w:rFonts w:ascii="Arial" w:hAnsi="Arial" w:cs="Arial"/>
          <w:i/>
          <w:iCs/>
          <w:sz w:val="22"/>
          <w:szCs w:val="22"/>
        </w:rPr>
        <w:t>J. Microsc.</w:t>
      </w:r>
      <w:r w:rsidRPr="0013633C">
        <w:rPr>
          <w:rFonts w:ascii="Arial" w:hAnsi="Arial" w:cs="Arial"/>
          <w:sz w:val="22"/>
          <w:szCs w:val="22"/>
        </w:rPr>
        <w:t xml:space="preserve"> </w:t>
      </w:r>
      <w:r w:rsidRPr="0013633C">
        <w:rPr>
          <w:rFonts w:ascii="Arial" w:hAnsi="Arial" w:cs="Arial"/>
          <w:b/>
          <w:bCs/>
          <w:sz w:val="22"/>
          <w:szCs w:val="22"/>
        </w:rPr>
        <w:t>252</w:t>
      </w:r>
      <w:r w:rsidRPr="0013633C">
        <w:rPr>
          <w:rFonts w:ascii="Arial" w:hAnsi="Arial" w:cs="Arial"/>
          <w:sz w:val="22"/>
          <w:szCs w:val="22"/>
        </w:rPr>
        <w:t>, 295–302 (2013).</w:t>
      </w:r>
    </w:p>
    <w:p w14:paraId="1186734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75.</w:t>
      </w:r>
      <w:r w:rsidRPr="0013633C">
        <w:rPr>
          <w:rFonts w:ascii="Arial" w:hAnsi="Arial" w:cs="Arial"/>
          <w:sz w:val="22"/>
          <w:szCs w:val="22"/>
        </w:rPr>
        <w:tab/>
        <w:t xml:space="preserve">Comeau, J. W. D., Costantino, S. &amp; Wiseman, P. W. A Guide to Accurate Fluorescence Microscopy Colocalization Measurements. </w:t>
      </w:r>
      <w:r w:rsidRPr="0013633C">
        <w:rPr>
          <w:rFonts w:ascii="Arial" w:hAnsi="Arial" w:cs="Arial"/>
          <w:i/>
          <w:iCs/>
          <w:sz w:val="22"/>
          <w:szCs w:val="22"/>
        </w:rPr>
        <w:t>Biophys. J.</w:t>
      </w:r>
      <w:r w:rsidRPr="0013633C">
        <w:rPr>
          <w:rFonts w:ascii="Arial" w:hAnsi="Arial" w:cs="Arial"/>
          <w:sz w:val="22"/>
          <w:szCs w:val="22"/>
        </w:rPr>
        <w:t xml:space="preserve"> </w:t>
      </w:r>
      <w:r w:rsidRPr="0013633C">
        <w:rPr>
          <w:rFonts w:ascii="Arial" w:hAnsi="Arial" w:cs="Arial"/>
          <w:b/>
          <w:bCs/>
          <w:sz w:val="22"/>
          <w:szCs w:val="22"/>
        </w:rPr>
        <w:t>91</w:t>
      </w:r>
      <w:r w:rsidRPr="0013633C">
        <w:rPr>
          <w:rFonts w:ascii="Arial" w:hAnsi="Arial" w:cs="Arial"/>
          <w:sz w:val="22"/>
          <w:szCs w:val="22"/>
        </w:rPr>
        <w:t>, 4611–4622 (2006).</w:t>
      </w:r>
    </w:p>
    <w:p w14:paraId="6E0010E6"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76.</w:t>
      </w:r>
      <w:r w:rsidRPr="0013633C">
        <w:rPr>
          <w:rFonts w:ascii="Arial" w:hAnsi="Arial" w:cs="Arial"/>
          <w:sz w:val="22"/>
          <w:szCs w:val="22"/>
        </w:rPr>
        <w:tab/>
        <w:t xml:space="preserve">Menter, T., Bachmann, M., Grieshaber, S. &amp; Tzankov, A. A More Accurate Approach to Amyloid Detection and Subtyping: Combining in situ Congo Red Staining and Immunohistochemistry. </w:t>
      </w:r>
      <w:r w:rsidRPr="0013633C">
        <w:rPr>
          <w:rFonts w:ascii="Arial" w:hAnsi="Arial" w:cs="Arial"/>
          <w:i/>
          <w:iCs/>
          <w:sz w:val="22"/>
          <w:szCs w:val="22"/>
        </w:rPr>
        <w:t>Pathobiology</w:t>
      </w:r>
      <w:r w:rsidRPr="0013633C">
        <w:rPr>
          <w:rFonts w:ascii="Arial" w:hAnsi="Arial" w:cs="Arial"/>
          <w:sz w:val="22"/>
          <w:szCs w:val="22"/>
        </w:rPr>
        <w:t xml:space="preserve"> </w:t>
      </w:r>
      <w:r w:rsidRPr="0013633C">
        <w:rPr>
          <w:rFonts w:ascii="Arial" w:hAnsi="Arial" w:cs="Arial"/>
          <w:b/>
          <w:bCs/>
          <w:sz w:val="22"/>
          <w:szCs w:val="22"/>
        </w:rPr>
        <w:t>84</w:t>
      </w:r>
      <w:r w:rsidRPr="0013633C">
        <w:rPr>
          <w:rFonts w:ascii="Arial" w:hAnsi="Arial" w:cs="Arial"/>
          <w:sz w:val="22"/>
          <w:szCs w:val="22"/>
        </w:rPr>
        <w:t>, 49–55 (2017).</w:t>
      </w:r>
    </w:p>
    <w:p w14:paraId="13953FAB"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77.</w:t>
      </w:r>
      <w:r w:rsidRPr="0013633C">
        <w:rPr>
          <w:rFonts w:ascii="Arial" w:hAnsi="Arial" w:cs="Arial"/>
          <w:sz w:val="22"/>
          <w:szCs w:val="22"/>
        </w:rPr>
        <w:tab/>
        <w:t xml:space="preserve">Howie, A. J., Brewer, D. B., Howell, D. &amp; Jones, A. P. Physical basis of colors seen in Congo red-stained amyloid in polarized light. </w:t>
      </w:r>
      <w:r w:rsidRPr="0013633C">
        <w:rPr>
          <w:rFonts w:ascii="Arial" w:hAnsi="Arial" w:cs="Arial"/>
          <w:i/>
          <w:iCs/>
          <w:sz w:val="22"/>
          <w:szCs w:val="22"/>
        </w:rPr>
        <w:t>Lab. Invest.</w:t>
      </w:r>
      <w:r w:rsidRPr="0013633C">
        <w:rPr>
          <w:rFonts w:ascii="Arial" w:hAnsi="Arial" w:cs="Arial"/>
          <w:sz w:val="22"/>
          <w:szCs w:val="22"/>
        </w:rPr>
        <w:t xml:space="preserve"> </w:t>
      </w:r>
      <w:r w:rsidRPr="0013633C">
        <w:rPr>
          <w:rFonts w:ascii="Arial" w:hAnsi="Arial" w:cs="Arial"/>
          <w:b/>
          <w:bCs/>
          <w:sz w:val="22"/>
          <w:szCs w:val="22"/>
        </w:rPr>
        <w:t>88</w:t>
      </w:r>
      <w:r w:rsidRPr="0013633C">
        <w:rPr>
          <w:rFonts w:ascii="Arial" w:hAnsi="Arial" w:cs="Arial"/>
          <w:sz w:val="22"/>
          <w:szCs w:val="22"/>
        </w:rPr>
        <w:t>, 232–242 (2008).</w:t>
      </w:r>
    </w:p>
    <w:p w14:paraId="5FB83D30" w14:textId="77777777" w:rsidR="0013633C" w:rsidRPr="0013633C" w:rsidRDefault="0013633C" w:rsidP="0013633C">
      <w:pPr>
        <w:pStyle w:val="Bibliography"/>
        <w:spacing w:line="240" w:lineRule="auto"/>
        <w:rPr>
          <w:rFonts w:ascii="Arial" w:hAnsi="Arial" w:cs="Arial"/>
          <w:sz w:val="22"/>
          <w:szCs w:val="22"/>
        </w:rPr>
      </w:pPr>
      <w:r w:rsidRPr="0013633C">
        <w:rPr>
          <w:rFonts w:ascii="Arial" w:hAnsi="Arial" w:cs="Arial"/>
          <w:sz w:val="22"/>
          <w:szCs w:val="22"/>
        </w:rPr>
        <w:t>78.</w:t>
      </w:r>
      <w:r w:rsidRPr="0013633C">
        <w:rPr>
          <w:rFonts w:ascii="Arial" w:hAnsi="Arial" w:cs="Arial"/>
          <w:sz w:val="22"/>
          <w:szCs w:val="22"/>
        </w:rPr>
        <w:tab/>
        <w:t xml:space="preserve">Page, M. J. </w:t>
      </w:r>
      <w:r w:rsidRPr="0013633C">
        <w:rPr>
          <w:rFonts w:ascii="Arial" w:hAnsi="Arial" w:cs="Arial"/>
          <w:i/>
          <w:iCs/>
          <w:sz w:val="22"/>
          <w:szCs w:val="22"/>
        </w:rPr>
        <w:t>et al.</w:t>
      </w:r>
      <w:r w:rsidRPr="0013633C">
        <w:rPr>
          <w:rFonts w:ascii="Arial" w:hAnsi="Arial" w:cs="Arial"/>
          <w:sz w:val="22"/>
          <w:szCs w:val="22"/>
        </w:rPr>
        <w:t xml:space="preserve"> Serum amyloid A binds to fibrin(ogen), advancing fibrin amyloid formation. </w:t>
      </w:r>
      <w:r w:rsidRPr="0013633C">
        <w:rPr>
          <w:rFonts w:ascii="Arial" w:hAnsi="Arial" w:cs="Arial"/>
          <w:i/>
          <w:iCs/>
          <w:sz w:val="22"/>
          <w:szCs w:val="22"/>
        </w:rPr>
        <w:t>Sci. Rep.</w:t>
      </w:r>
      <w:r w:rsidRPr="0013633C">
        <w:rPr>
          <w:rFonts w:ascii="Arial" w:hAnsi="Arial" w:cs="Arial"/>
          <w:sz w:val="22"/>
          <w:szCs w:val="22"/>
        </w:rPr>
        <w:t xml:space="preserve"> </w:t>
      </w:r>
      <w:r w:rsidRPr="0013633C">
        <w:rPr>
          <w:rFonts w:ascii="Arial" w:hAnsi="Arial" w:cs="Arial"/>
          <w:b/>
          <w:bCs/>
          <w:sz w:val="22"/>
          <w:szCs w:val="22"/>
        </w:rPr>
        <w:t>9</w:t>
      </w:r>
      <w:r w:rsidRPr="0013633C">
        <w:rPr>
          <w:rFonts w:ascii="Arial" w:hAnsi="Arial" w:cs="Arial"/>
          <w:sz w:val="22"/>
          <w:szCs w:val="22"/>
        </w:rPr>
        <w:t>, 3102 (2019).</w:t>
      </w:r>
    </w:p>
    <w:p w14:paraId="05512B0C" w14:textId="1F21C662" w:rsidR="0013633C" w:rsidRPr="0013633C" w:rsidRDefault="0013633C" w:rsidP="0013633C">
      <w:pPr>
        <w:rPr>
          <w:rFonts w:ascii="Arial" w:hAnsi="Arial" w:cs="Arial"/>
          <w:b/>
          <w:bCs/>
          <w:sz w:val="22"/>
          <w:szCs w:val="22"/>
        </w:rPr>
      </w:pPr>
      <w:r w:rsidRPr="0013633C">
        <w:rPr>
          <w:rFonts w:ascii="Arial" w:hAnsi="Arial" w:cs="Arial"/>
          <w:b/>
          <w:bCs/>
          <w:sz w:val="22"/>
          <w:szCs w:val="22"/>
        </w:rPr>
        <w:fldChar w:fldCharType="end"/>
      </w:r>
    </w:p>
    <w:sectPr w:rsidR="0013633C" w:rsidRPr="0013633C" w:rsidSect="00A16A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er, Haleigh">
    <w15:presenceInfo w15:providerId="AD" w15:userId="S::haleigh.miller@ucsf.edu::2c651d68-a9be-4308-9b29-2aef544e0e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AB3"/>
    <w:rsid w:val="000E2F48"/>
    <w:rsid w:val="0013633C"/>
    <w:rsid w:val="002760B8"/>
    <w:rsid w:val="00495310"/>
    <w:rsid w:val="004A55D0"/>
    <w:rsid w:val="00543B35"/>
    <w:rsid w:val="00645803"/>
    <w:rsid w:val="007946C4"/>
    <w:rsid w:val="007B31DA"/>
    <w:rsid w:val="008B3214"/>
    <w:rsid w:val="008D1BC9"/>
    <w:rsid w:val="008E64A7"/>
    <w:rsid w:val="009058DE"/>
    <w:rsid w:val="0095723E"/>
    <w:rsid w:val="00A15831"/>
    <w:rsid w:val="00A16AB3"/>
    <w:rsid w:val="00AB4FEB"/>
    <w:rsid w:val="00AD0692"/>
    <w:rsid w:val="00D66625"/>
    <w:rsid w:val="00E43B45"/>
    <w:rsid w:val="00EE0045"/>
    <w:rsid w:val="00F20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2AC9D2"/>
  <w15:chartTrackingRefBased/>
  <w15:docId w15:val="{776F2101-9C2D-8940-86D5-F8534AAB4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A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6AB3"/>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13633C"/>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57868</Words>
  <Characters>329853</Characters>
  <Application>Microsoft Office Word</Application>
  <DocSecurity>0</DocSecurity>
  <Lines>2748</Lines>
  <Paragraphs>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Haleigh</dc:creator>
  <cp:keywords/>
  <dc:description/>
  <cp:lastModifiedBy>Miller, Haleigh</cp:lastModifiedBy>
  <cp:revision>3</cp:revision>
  <cp:lastPrinted>2025-03-31T17:57:00Z</cp:lastPrinted>
  <dcterms:created xsi:type="dcterms:W3CDTF">2025-03-31T17:57:00Z</dcterms:created>
  <dcterms:modified xsi:type="dcterms:W3CDTF">2025-03-31T17:58:00Z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id="Pb8DwSAh"/&gt;&lt;style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
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A1EC2" w14:textId="77777777" w:rsidR="00A16AB3" w:rsidRDefault="00A16AB3" w:rsidP="00A16AB3">
      <w:pPr>
        <w:ind w:left="-720" w:right="-720" w:firstLine="720"/>
        <w:rPr>
          <w:rFonts w:ascii="Arial" w:hAnsi="Arial" w:cs="Arial"/>
          <w:b/>
          <w:bCs/>
          <w:sz w:val="22"/>
          <w:szCs w:val="22"/>
        </w:rPr>
      </w:pPr>
      <w:r>
        <w:rPr>
          <w:rFonts w:ascii="Arial" w:hAnsi="Arial" w:cs="Arial"/>
          <w:b/>
          <w:bCs/>
          <w:sz w:val="22"/>
          <w:szCs w:val="22"/>
        </w:rPr>
        <w:t>SPECIFIC AIMS</w:t>
      </w:r>
    </w:p>
    <w:p w14:paraId="019AD012" w14:textId="77777777" w:rsidR="00A16AB3" w:rsidRPr="00875033" w:rsidRDefault="00A16AB3" w:rsidP="00A16AB3">
      <w:pPr>
        <w:ind w:left="-720" w:right="-720" w:firstLine="720"/>
        <w:rPr>
          <w:rFonts w:ascii="Arial" w:hAnsi="Arial" w:cs="Arial"/>
          <w:b/>
          <w:bCs/>
          <w:sz w:val="22"/>
          <w:szCs w:val="22"/>
        </w:rPr>
      </w:pPr>
    </w:p>
    <w:p w14:paraId="2B2D02FB" w14:textId="2BB4690A" w:rsidR="00A16AB3" w:rsidRPr="000F79CF" w:rsidRDefault="00A16AB3" w:rsidP="00A16AB3">
      <w:pPr>
        <w:rPr>
          <w:rFonts w:ascii="Arial" w:eastAsia="Times New Roman" w:hAnsi="Arial" w:cs="Arial"/>
          <w:kern w:val="0"/>
          <w:sz w:val="22"/>
          <w:szCs w:val="22"/>
          <w14:ligatures w14:val="none"/>
        </w:rPr>
      </w:pPr>
      <w:r w:rsidRPr="000F79CF">
        <w:rPr>
          <w:rFonts w:ascii="Arial" w:eastAsia="Times New Roman" w:hAnsi="Arial" w:cs="Arial"/>
          <w:kern w:val="0"/>
          <w:sz w:val="22"/>
          <w:szCs w:val="22"/>
          <w14:ligatures w14:val="none"/>
        </w:rPr>
        <w:t>Aging is a major risk factor for autoimmunity, yet the mechanisms linking the two remain poorly defined in many age-associated diseas</w:t>
      </w:r>
      <w:r w:rsidR="008B3214">
        <w:rPr>
          <w:rFonts w:ascii="Arial" w:eastAsia="Times New Roman" w:hAnsi="Arial" w:cs="Arial"/>
          <w:kern w:val="0"/>
          <w:sz w:val="22"/>
          <w:szCs w:val="22"/>
          <w14:ligatures w14:val="none"/>
        </w:rPr>
        <w:t>es</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{"citationID":"WCCS1fup","properties":{"formattedCitation":"\\super 1\\uc0\\u8211{}3\\nosupersub{}","plainCitation":"1–3","noteIndex":0},"citationItems":[{"id":1920,"uris":["http://zotero.org/users/10812369/items/IA9UL4AP"],"itemData":{"id":1920,"type":"article-journal","abstract":"Age is an important risk for autoimmunity, and many autoimmune diseases preferentially occur in the second half of adulthood when immune competence has declined and thymic T cell generation has ceased. Many tolerance checkpoints have to fail for an autoimmune disease to develop, and several of those are susceptible to the immune aging process. Homeostatic T cell proliferation which is mainly responsible for T cell replenishment during adulthood can lead to the selection of T cells with increased afﬁnity to self- or neoantigens and enhanced growth and survival properties. These cells can acquire a memory-like phenotype, in particular under lymphopenic conditions. Accumulation of end-differentiated effector T cells, either speciﬁc for self-antigen or for latent viruses, have a low activation threshold due to the expression of signaling and regulatory molecules and generate an inﬂammatory environment with their ability to be cytotoxic and to produce excessive amounts of cytokines and thereby inducing or amplifying autoimmune responses.","container-title":"Cellular and Molecular Life Sciences","DOI":"10.1007/s00018-012-0970-0","ISSN":"1420-682X, 1420-9071","issue":"10","journalAbbreviation":"Cell. Mol. Life Sci.","language":"en","license":"http://www.springer.com/tdm","page":"1615-1623","source":"DOI.org (Crossref)","title":"Immune aging and autoimmunity","volume":"69","author":[{"family":"Goronzy","given":"Jörg J."},{"family":"Weyand","given":"Cornelia M."}],"issued":{"date-parts":[["2012",5]]}}},{"id":1913,"uris":["http://zotero.org/users/10812369/items/X7L4GCPH"],"itemData":{"id":1913,"type":"article-journal","abstract":"Aging induces a series of immune related changes, which is called immunosenescence, playing important roles in many age-related diseases, especially neurodegenerative diseases, tumors, cardiovascular diseases, autoimmune diseases and coronavirus disease 2019(COVID-19). However, the mechanism of immunosenescence, the association with aging and successful aging, and the effects on diseases are not revealed obviously. In order to provide theoretical basis for preventing or controlling diseases effectively and achieve successful aging, we conducted the review and found that changes of aging-related phenotypes, deterioration of immune organ function and alterations of immune cell subsets participated in the process of immunosenescence, which had great effects on the occurrence and development of age-related diseases.","container-title":"Frontiers in Immunology","DOI":"10.3389/fimmu.2022.942796","ISSN":"1664-3224","journalAbbreviation":"Front. Immunol.","language":"en","page":"942796","source":"DOI.org (Crossref)","title":"Immunosenescence, aging and successful aging","volume":"13","author":[{"family":"Wang","given":"Yunan"},{"family":"Dong","given":"Chen"},{"family":"Han","given":"Yudian"},{"family":"Gu","given":"Zhifeng"},{"family":"Sun","given":"Chi"}],"issued":{"date-parts":[["2022",8,2]]}}},{"id":1918,"uris":["http://zotero.org/users/10812369/items/WNK8DXHB"],"itemData":{"id":1918,"type":"article-journal","abstract":"Evidence is emerging that the process of immune aging is a mechanism leading to autoimmunity. Over lifetime, the immune system adapts to profound changes in hematopoiesis and lymphogenesis, and progressively re­ structures in face of an ever-expanding exposome. Older adults fail to generate adequate immune responses against microbial infections and tumors, but accumulate aged T cells, B cells and myeloid cells. Age-associated B cells are highly efficient in autoantibody production. T-cell aging promotes the accrual of end-differentiated effector T cells with potent cytotoxic and pro-inflammatory abilities and myeloid cell aging supports a low grade, sterile and chronic inflammatory state (inflammaging). In pre-disposed individuals, immune aging can lead to frank autoimmune disease, manifesting with chronic inflammation and irreversible tissue damage. Emerging data support the concept that autoimmunity results from aging-induced failure of fundamental cellular processes in immune effector cells: genomic instability, loss of mitochondrial fitness, failing proteostasis, dwindling lysosomal degradation and inefficient autophagy. Here, we have reviewed the evidence that mal­ functional mitochondria, disabled lysosomes and stressed endoplasmic reticula induce pathogenic T cells and macrophages that drive two autoimmune diseases, rheumatoid arthritis (RA) and giant cell arteritis (GCA). Recognizing immune aging as a risk factor for autoimmunity will open new avenues of immunomodulatory therapy, including the repair of malfunctioning mitochondria and lysosomes.","container-title":"Seminars in Immunology","DOI":"10.1016/j.smim.2023.101814","ISSN":"10445323","journalAbbreviation":"Seminars in Immunology","language":"en","page":"101814","source":"DOI.org (Crossref)","title":"Immune aging – A mechanism in autoimmune disease","volume":"69","author":[{"family":"Zheng","given":"Yanyan"},{"family":"Liu","given":"Qingxiang"},{"family":"Goronzy","given":"Jorg J."},{"family":"Weyand","given":"Cornelia M."}],"issued":{"date-parts":[["2023",9]]}}}],"schema":"https://github.com/citation-style-language/schema/raw/master/csl-citation.json"}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1–3</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Giant Cell Arteritis (GCA) is the most common autoimmune vasculitis in individuals over 50 and can lead to severe outcomes such as vision loss, stroke, and aortic aneurysm due to vascular inflammation</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{"citationID":"AXurS47E","properties":{"formattedCitation":"\\super 4,5\\nosupersub{}","plainCitation":"4,5","noteIndex":0},"citationItems":[{"id":1193,"uris":["http://zotero.org/users/10812369/items/5SY9FU2V"],"itemData":{"id":1193,"type":"article-journal","container-title":"Nature Reviews Disease Primers","DOI":"10.1038/s41572-021-00327-5","ISSN":"2056-676X","issue":"1","journalAbbreviation":"Nat Rev Dis Primers","language":"en","page":"93","source":"DOI.org (Crossref)","title":"Large-vessel vasculitis","volume":"7","author":[{"family":"Pugh","given":"Dan"},{"family":"Karabayas","given":"Maira"},{"family":"Basu","given":"Neil"},{"family":"Cid","given":"Maria C."},{"family":"Goel","given":"Ruchika"},{"family":"Goodyear","given":"Carl S."},{"family":"Grayson","given":"Peter C."},{"family":"McAdoo","given":"Stephen P."},{"family":"Mason","given":"Justin C."},{"family":"Owen","given":"Catherine"},{"family":"Weyand","given":"Cornelia M."},{"family":"Youngstein","given":"Taryn"},{"family":"Dhaun","given":"Neeraj"}],"issued":{"date-parts":[["2022",1,6]]}}},{"id":1922,"uris":["http://zotero.org/users/10812369/items/YBZ6AUE7"],"itemData":{"id":1922,"type":"article-journal","container-title":"The Lancet Rheumatology","DOI":"10.1016/S2665-9913(23)00300-4","ISSN":"26659913","issue":"6","journalAbbreviation":"The Lancet Rheumatology","language":"en","page":"e397-e408","source":"DOI.org (Crossref)","title":"Large vessel giant cell arteritis","volume":"6","author":[{"family":"Van Der Geest","given":"Kornelis S M"},{"family":"Sandovici","given":"Maria"},{"family":"Bley","given":"Thorsten A"},{"family":"Stone","given":"James R"},{"family":"Slart","given":"Riemer H J A"},{"family":"Brouwer","given":"Elisabeth"}],"issued":{"date-parts":[["2024",6]]}}}],"schema":"https://github.com/citation-style-language/schema/raw/master/csl-citation.json"}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4,5</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Despite its clinical urgency, the molecular drivers of GCA remain elusive</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{"citationID":"6PCwFTrQ","properties":{"formattedCitation":"\\super 6\\uc0\\u8211{}8\\nosupersub{}","plainCitation":"6–8","noteIndex":0},"citationItems":[{"id":1612,"uris":["http://zotero.org/users/10812369/items/JI9H8ALG"],"itemData":{"id":1612,"type":"article-journal","abstract":"Giant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J."}],"issued":{"date-parts":[["2023",1,20]]}}},{"id":1447,"uris":["http://zotero.org/users/10812369/items/4HL3RMMN"],"itemData":{"id":1447,"type":"article-journal","abstract":"Purpose of Review Giant cell arteritis (GCA) and Takayasu arteritis (TAK) are auto-inflammatory and autoimmune diseases with a highly selective tissue tropism for medium and large arteries. In both diseases, CD4+ T cells and macrophages form granulomatous lesions within the arterial wall, a tissue site normally protected by immune privilege. Vascular lesions can be accompanied by an extravascular component, typically an intense hepatic acute phase response that produces well-known laboratory abnormalities, e.g., elevated ESR and CRP. It is unclear whether GCA and TAK lie on a spectrum of disease or whether they represent fundamentally different disease processes.","container-title":"Current Rheumatology Reports","DOI":"10.1007/s11926-020-00948-x","ISSN":"1523-3774, 1534-6307","issue":"10","journalAbbreviation":"Curr Rheumatol Rep","language":"en","page":"68","source":"DOI.org (Crossref)","title":"Pathogenesis of Giant Cell Arteritis and Takayasu Arteritis—Similarities and Differences","volume":"22","author":[{"family":"Watanabe","given":"Ryu"},{"family":"Berry","given":"Gerald J."},{"family":"Liang","given":"David H."},{"family":"Goronzy","given":"Jörg J."},{"family":"Weyand","given":"Cornelia M."}],"issued":{"date-parts":[["2020",10]]}}},{"id":66,"uris":["http://zotero.org/users/10812369/items/WT895NH4"],"itemData":{"id":66,"type":"article-journal","abstract":"Giant cell arteritis (GCA), the most common non-infectious vasculitis, mainly affects elderly individuals. The disease usually affects the aorta and its main supra-aortic branches causing both general symptoms of inflammation and specific ischemic symptoms because of the limited blood flow due to arterial structural changes in the inflamed arteries. The pathogenesis of the GCA is complex and includes a dysregulated immune response that affects both the innate and the adaptive immunity. During the last two decades several studies have investigated interactions among antigen-presenting cells and lymphocytes, which contribute to the formation of the inflammatory infiltrate in the affected arteries. Toll-like receptor signaling and interactions through the VEGF-Notch-Jagged1 pathway are emerging as crucial events of the aberrant inflammatory response, facilitating among others the migration of inflammatory cells to the inflamed arteries and their interactions with the local stromal milieu. The increased use of checkpoint inhibitors in cancer immunotherapy and their immune-related adverse events has fed interest in the role of checkpoint dysfunction in GCA, and recent studies suggest a dysregulated check point system which is unable to suppress the inflammation in the previously immune-privileged arteries, leading to vasculitis. The role of B-cells is currently reevaluated because of new reports of considerable numbers of plasma cells in inflamed arteries as well as the formation of artery tertiary lymphoid organs. There is emerging evidence on previously less studied cell populations, such as the neutrophils, CD8+ T-cells, T regulatory cells and tissue residing memory cells as well as for stromal cells which were previously considered as innocent bystanders. The aim of this review is to summarize the evidence in the literature regarding the cell populations involved in the pathogenesis of GCA and especially in the context of an aged, immune system.","container-title":"Frontiers in Medicine","DOI":"10.3389/fmed.2022.1058600","ISSN":"2296-858X","journalAbbreviation":"Front. Med.","language":"en","page":"1058600","source":"DOI.org (Crossref)","title":"Pathogenesis of giant cell arteritis with focus on cellular populations","volume":"9","author":[{"family":"Stamatis","given":"Pavlos"},{"family":"Turesson","given":"Carl"},{"family":"Michailidou","given":"Despina"},{"family":"Mohammad","given":"Aladdin J."}],"issued":{"date-parts":[["2022",11,17]]}}}],"schema":"https://github.com/citation-style-language/schema/raw/master/csl-citation.json"}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6–8</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limiting the development of targeted therapies</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{"citationID":"Vh7bYdKY","properties":{"formattedCitation":"\\super 9\\nosupersub{}","plainCitation":"9","noteIndex":0},"citationItems":[{"id":1690,"uris":["http://zotero.org/users/10812369/items/4I6IRNNY"],"itemData":{"id":1690,"type":"article-journal","abstract":"Despite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9</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and </w:t>
      </w:r>
      <w:r>
        <w:rPr>
          <w:rFonts w:ascii="Arial" w:eastAsia="Times New Roman" w:hAnsi="Arial" w:cs="Arial"/>
          <w:kern w:val="0"/>
          <w:sz w:val="22"/>
          <w:szCs w:val="22"/>
          <w14:ligatures w14:val="none"/>
        </w:rPr>
        <w:t>non-invasive</w:t>
      </w:r>
      <w:r w:rsidRPr="000F79CF">
        <w:rPr>
          <w:rFonts w:ascii="Arial" w:eastAsia="Times New Roman" w:hAnsi="Arial" w:cs="Arial"/>
          <w:kern w:val="0"/>
          <w:sz w:val="22"/>
          <w:szCs w:val="22"/>
          <w14:ligatures w14:val="none"/>
        </w:rPr>
        <w:t xml:space="preserve"> diagnostics</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{"citationID":"CPfmHv8U","properties":{"formattedCitation":"\\super 9,10\\nosupersub{}","plainCitation":"9,10","noteIndex":0},"citationItems":[{"id":1690,"uris":["http://zotero.org/users/10812369/items/4I6IRNNY"],"itemData":{"id":1690,"type":"article-journal","abstract":"Despite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AB4FEB">
        <w:rPr>
          <w:rFonts w:ascii="Cambria Math" w:eastAsia="Times New Roman" w:hAnsi="Cambria Math" w:cs="Cambria Math"/>
          <w:kern w:val="0"/>
          <w:sz w:val="22"/>
          <w:szCs w:val="22"/>
          <w14:ligatures w14:val="none"/>
        </w:rPr>
        <w:instrText>‐</w:instrText>
      </w:r>
      <w:r w:rsidR="00AB4FEB">
        <w:rPr>
          <w:rFonts w:ascii="Arial" w:eastAsia="Times New Roman" w:hAnsi="Arial" w:cs="Arial"/>
          <w:kern w:val="0"/>
          <w:sz w:val="22"/>
          <w:szCs w:val="22"/>
          <w14:ligatures w14:val="none"/>
        </w:rPr>
        <w:instrText>driven reduction of candidate items, (5) derivation of a points</w:instrText>
      </w:r>
      <w:r w:rsidR="00AB4FEB">
        <w:rPr>
          <w:rFonts w:ascii="Cambria Math" w:eastAsia="Times New Roman" w:hAnsi="Cambria Math" w:cs="Cambria Math"/>
          <w:kern w:val="0"/>
          <w:sz w:val="22"/>
          <w:szCs w:val="22"/>
          <w14:ligatures w14:val="none"/>
        </w:rPr>
        <w:instrText>‐</w:instrText>
      </w:r>
      <w:r w:rsidR="00AB4FEB">
        <w:rPr>
          <w:rFonts w:ascii="Arial" w:eastAsia="Times New Roman" w:hAnsi="Arial" w:cs="Arial"/>
          <w:kern w:val="0"/>
          <w:sz w:val="22"/>
          <w:szCs w:val="22"/>
          <w14:ligatures w14:val="none"/>
        </w:rPr>
        <w:instrText xml:space="preserve">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9,10</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To advance understanding of GCA pathogenesis, I propose to investigate a novel</w:t>
      </w:r>
      <w:r>
        <w:rPr>
          <w:rFonts w:ascii="Arial" w:eastAsia="Times New Roman" w:hAnsi="Arial" w:cs="Arial"/>
          <w:kern w:val="0"/>
          <w:sz w:val="22"/>
          <w:szCs w:val="22"/>
          <w14:ligatures w14:val="none"/>
        </w:rPr>
        <w:t xml:space="preserve"> aging-associated</w:t>
      </w:r>
      <w:r w:rsidRPr="000F79CF">
        <w:rPr>
          <w:rFonts w:ascii="Arial" w:eastAsia="Times New Roman" w:hAnsi="Arial" w:cs="Arial"/>
          <w:kern w:val="0"/>
          <w:sz w:val="22"/>
          <w:szCs w:val="22"/>
          <w14:ligatures w14:val="none"/>
        </w:rPr>
        <w:t xml:space="preserve"> molecular target identified through my preliminary data</w:t>
      </w:r>
      <w:r>
        <w:rPr>
          <w:rFonts w:ascii="Arial" w:eastAsia="Times New Roman" w:hAnsi="Arial" w:cs="Arial"/>
          <w:kern w:val="0"/>
          <w:sz w:val="22"/>
          <w:szCs w:val="22"/>
          <w14:ligatures w14:val="none"/>
        </w:rPr>
        <w:t>.</w:t>
      </w:r>
    </w:p>
    <w:p w14:paraId="78D812C0" w14:textId="57056D0D" w:rsidR="00A16AB3" w:rsidRPr="000F79CF" w:rsidRDefault="00A16AB3" w:rsidP="00A16AB3">
      <w:pPr>
        <w:spacing w:before="100" w:beforeAutospacing="1" w:after="100" w:afterAutospacing="1"/>
        <w:rPr>
          <w:rFonts w:ascii="Arial" w:eastAsia="Times New Roman" w:hAnsi="Arial" w:cs="Arial"/>
          <w:kern w:val="0"/>
          <w:sz w:val="22"/>
          <w:szCs w:val="22"/>
          <w14:ligatures w14:val="none"/>
        </w:rPr>
      </w:pPr>
      <w:r w:rsidRPr="000F79CF">
        <w:rPr>
          <w:rFonts w:ascii="Arial" w:eastAsia="Times New Roman" w:hAnsi="Arial" w:cs="Arial"/>
          <w:kern w:val="0"/>
          <w:sz w:val="22"/>
          <w:szCs w:val="22"/>
          <w14:ligatures w14:val="none"/>
        </w:rPr>
        <w:t>GCA involves a complex immune response—including dendritic cells, macrophages, T and B cells—that organize into tertiary lymphoid organs (TLOs) adjacent to granulomas in inflamed arteries</w:t>
      </w:r>
      <w:r w:rsidR="00AB4FEB">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{"citationID":"i8qOEyef","properties":{"formattedCitation":"\\super 6,8,11\\uc0\\u8211{}13\\nosupersub{}","plainCitation":"6,8,11–13","noteIndex":0},"citationItems":[{"id":1612,"uris":["http://zotero.org/users/10812369/items/JI9H8ALG"],"itemData":{"id":1612,"type":"article-journal","abstract":"Giant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J."}],"issued":{"date-parts":[["2023",1,20]]}}},{"id":66,"uris":["http://zotero.org/users/10812369/items/WT895NH4"],"itemData":{"id":66,"type":"article-journal","abstract":"Giant cell arteritis (GCA), the most common non-infectious vasculitis, mainly affects elderly individuals. The disease usually affects the aorta and its main supra-aortic branches causing both general symptoms of inflammation and specific ischemic symptoms because of the limited blood flow due to arterial structural changes in the inflamed arteries. The pathogenesis of the GCA is complex and includes a dysregulated immune response that affects both the innate and the adaptive immunity. During the last two decades several studies have investigated interactions among antigen-presenting cells and lymphocytes, which contribute to the formation of the inflammatory infiltrate in the affected arteries. Toll-like receptor signaling and interactions through the VEGF-Notch-Jagged1 pathway are emerging as crucial events of the aberrant inflammatory response, facilitating among others the migration of inflammatory cells to the inflamed arteries and their interactions with the local stromal milieu. The increased use of checkpoint inhibitors in cancer immunotherapy and their immune-related adverse events has fed interest in the role of checkpoint dysfunction in GCA, and recent studies suggest a dysregulated check point system which is unable to suppress the inflammation in the previously immune-privileged arteries, leading to vasculitis. The role of B-cells is currently reevaluated because of new reports of considerable numbers of plasma cells in inflamed arteries as well as the formation of artery tertiary lymphoid organs. There is emerging evidence on previously less studied cell populations, such as the neutrophils, CD8+ T-cells, T regulatory cells and tissue residing memory cells as well as for stromal cells which were previously considered as innocent bystanders. The aim of this review is to summarize the evidence in the literature regarding the cell populations involved in the pathogenesis of GCA and especially in the context of an aged, immune system.","container-title":"Frontiers in Medicine","DOI":"10.3389/fmed.2022.1058600","ISSN":"2296-858X","journalAbbreviation":"Front. Med.","language":"en","page":"1058600","source":"DOI.org (Crossref)","title":"Pathogenesis of giant cell arteritis with focus on cellular populations","volume":"9","author":[{"family":"Stamatis","given":"Pavlos"},{"family":"Turesson","given":"Carl"},{"family":"Michailidou","given":"Despina"},{"family":"Mohammad","given":"Aladdin J."}],"issued":{"date-parts":[["2022",11,17]]}}},{"id":1547,"uris":["http://zotero.org/users/10812369/items/U7CH5VIW"],"itemData":{"id":1547,"type":"article-journal","abstract":"Autoimmune diseases can afﬂict every organ system, including blood vessels that are critically important for host survival. The most frequent autoimmune vasculitis is giant cell arteritis (GCA), which causes aggressive wall inﬂammation in medium and large arteries and results in vaso-occlusive wall remodeling. GCA shares with other autoimmune diseases that it occurs in genetically predisposed individuals, that females are at higher risk, and that environmental triggers are suspected to beget the loss of immunological tolerance. GCA has features that distinguish it from other autoimmune diseases and predict the need for tailored diagnostic and therapeutic approaches. At the core of GCA pathology are CD4+ T cells that gain access to the protected tissue niche of the vessel wall, differentiate into cytokine producers, attain tissue residency, and enforce macrophages differentiation into tissue-destructive effector cells. Several signaling pathways have been implicated in initiating and sustaining pathogenic CD4+ T cell function, including the NOTCH1-Jagged1 pathway, the CD28 co-stimulatory pathway, the PD-1/PD-L1 co-inhibitory pathway, and the JAK/STAT signaling pathway. Inadequacy of mechanisms that normally dampen immune responses, such as defective expression of the PD-L1 ligand and malfunction of immunosuppressive CD8+ T regulatory cells are a common theme in GCA immunopathology. Recent studies are providing a string of novel mechanisms that will permit more precise pathogenic modeling and therapeutic targeting in GCA and will fundamentally inform how abnormal immune responses in blood vessels lead to disease.","container-title":"Frontiers in Immunology","DOI":"10.3389/fimmu.2020.621098","ISSN":"1664-3224","journalAbbreviation":"Front. Immunol.","language":"en","page":"621098","source":"DOI.org (Crossref)","title":"Innate and Adaptive Immunity in Giant Cell Arteritis","volume":"11","author":[{"family":"Akiyama","given":"Mitsuhiro"},{"family":"Ohtsuki","given":"Shozo"},{"family":"Berry","given":"Gerald J."},{"family":"Liang","given":"David H."},{"family":"Goronzy","given":"Jörg J."},{"family":"Weyand","given":"Cornelia M."}],"issued":{"date-parts":[["2021",2,25]]}}},{"id":61,"uris":["http://zotero.org/users/10812369/items/BEXWYBGA"],"itemData":{"id":61,"type":"article-journal","container-title":"Annals of the Rheumatic Diseases","DOI":"10.1136/annrheumdis-2017-211882","ISSN":"0003-4967, 1468-2060","issue":"3","journalAbbreviation":"Ann Rheum Dis","language":"en","page":"e17-e17","source":"DOI.org (Crossref)","title":"Response to: ’Artery tertiary lymphoid organs in giant cell arteritis are not exclusively located in the media of temporal arteries' by Graver &lt;i&gt;et al&lt;/i&gt;","title-short":"Response to","volume":"77","author":[{"family":"Ciccia","given":"Francesco"},{"family":"Rizzo","given":"Aroldo"},{"family":"Salvarani","given":"Carlo"},{"family":"Triolo","given":"Giovanni"}],"issued":{"date-parts":[["2018",3]]}}},{"id":1675,"uris":["http://zotero.org/users/10812369/items/RN3BRFC2"],"itemData":{"id":1675,"type":"article-journal","abstract":"Objectives To investigate whether artery tertiary lymphoid organs (ATLOs) are present in giant cell arteritis (GCA) and that their formation is associated with the ectopic expression of constitutive lymphoid tissue-homing chemokines.\nMethods Reverse transcriptase PCR, immunohistochemical and immunoﬂuorescence analysis were used to determine the presence of ectopic ATLOs in GCA and the expression of chemokines/chemokine receptors and cytokines involved in lymphoneogenesis in the temporal artery samples obtained from 50 patients with GCA and 30 controls. The presence of lymphatic conduits, of follicular dendritic cells (FDCs) precursors and lymphoid tissue inducer cells was also investigated. Finally, expression of CXCL13, B cell activating factor (BAFF), a proliferation-inducing ligand (APRIL) and CCL21 by isolated myoﬁbroblasts was evaluated before and after stimulation with Toll-like receptors (TLRs) agonists and cytokines.\nResults ATLOs were observed in the media layer of 60% of patients with GCA in close proximity to high endothelial venules and independently by the age of patients and the presence of atherosclerosis. ATLO formation was also accompanied by the expression of CXCL13, BAFF, a proliferation-inducing ligand (APRIL), lymphotoxin (LT)-β, interleukin (IL)-17 and IL-7, the presence of FDC precursors and of lymphoid conduits. Stimulation of myoﬁbroblasts with TLR agonists and cytokines resulted in the upregulation of BAFF and CXCL13.\nConclusions ATLOs occur in the inﬂamed arteries of patients with GCA possibly representing the immune sites where immune responses towards unknown arterial wall-derived antigens may be organised.","container-title":"Annals of the Rheumatic Diseases","DOI":"10.1136/annrheumdis-2016-209217","ISSN":"00034967","issue":"1","journalAbbreviation":"Annals of the Rheumatic Diseases","language":"en","note":"Authors assessed the presence of artery tertiary lymphoid organs (ATLO) in GCA temporal arteries by IHC. They found 30/50 patients had a defined T/B cell with central FDCs (ALTOs) in their medial layer. 5 of those patients had more than one ALTO. The presence of ALTOs correlated with systemic immune response. TLOs surrounded HEVs, possessed borders of PNAd+ addression, ALTOs expressed chemokines/cytokines CXCL13, BAFF and LTbeta. Podoplanin+ lymphatic conduits, antigen circulating systems, were present in and outside of ALTOs in pos arteries. There was also CXCL13+, NG2+, PDGFRb+ FDC precursors found in all pos arteries and increased in ALTO pos arteries.","page":"235-243","source":"DOI.org (Crossref)","title":"Ectopic expression of CXCL13, BAFF, APRIL and LT-β is associated with artery tertiary lymphoid organs in giant cell arteritis","volume":"76","author":[{"family":"Ciccia","given":"Francesco"},{"family":"Rizzo","given":"Aroldo"},{"family":"Maugeri","given":"Rosario"},{"family":"Alessandro","given":"Riccardo"},{"family":"Croci","given":"Stefania"},{"family":"Guggino","given":"Giuliana"},{"family":"Cavazza","given":"Alberto"},{"family":"Raimondo","given":"Stefania"},{"family":"Cannizzaro","given":"Alessandra"},{"family":"Iacopino","given":"Domenico Gerardo"},{"family":"Salvarani","given":"Carlo"},{"family":"Triolo","given":"Giovanni"}],"issued":{"date-parts":[["2017",1]]}}}],"schema":"https://github.com/citation-style-language/schema/raw/master/csl-citation.json"}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6,8,11–13</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Early histology</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{"citationID":"kxEjs8jz","properties":{"formattedCitation":"\\super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label":"page"},{"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14–16</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and recent spatial genomics studies</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{"citationID":"cvGW0gvc","properties":{"formattedCitation":"\\super 17\\nosupersub{}","plainCitation":"17","noteIndex":0},"citationItems":[{"id":1828,"uris":["http://zotero.org/users/10812369/items/GNCDK9RH"],"itemData":{"id":1828,"type":"article-journal","abstract":"Objective\n              \n                To identify the key coding genes underlying the biomarkers and pathways associated with giant cell arteritis (GCA), we performed an\n                in situ\n                spatial profiling of molecules involved in the temporal arteries of GCA patients and controls. Furthermore, we performed pharmacogenomic network analysis to identify potential treatment targets.\n              \n            \n            \n              Methods\n              Using human formalin-fixed paraffin-embedded temporal artery biopsy samples (GCA, n = 9; controls, n = 7), we performed a whole transcriptome analysis using the NanoString GeoMx Digital Spatial Profiler. In total, 59 regions of interest were selected in the intima, media, adventitia, and perivascular adipose tissue (PVAT). Differentially expressed genes (DEGs) (fold-change &amp;gt; 2 or &amp;lt; −2, p-adjusted &amp;lt; 0.01) were compared across each layer to build a spatial and pharmacogenomic network and to explore the pathophysiological mechanisms of GCA.\n            \n            \n              Results\n              Most of the transcriptome (12,076 genes) was upregulated in GCA arteries, compared to control arteries. Among the screened genes, 282, 227, 40, and 5 DEGs were identified in the intima, media, adventitia, and PVAT, respectively. Genes involved in the immune process and vascular remodeling were upregulated within GCA temporal arteries but differed across the arterial layers. The immune-related functions and vascular remodeling were limited to the intima and media.\n            \n            \n              Conclusion\n              \n                This study is the first to perform an\n                in situ\n                spatial profiling characterization of the molecules involved in GCA. The pharmacogenomic network analysis identified potential target genes for approved and novel immunotherapies.","container-title":"Frontiers in Immunology","DOI":"10.3389/fimmu.2023.1237986","ISSN":"1664-3224","journalAbbreviation":"Front. Immunol.","language":"en","page":"1237986","source":"DOI.org (Crossref)","title":"Use of high-plex data provides novel insights into the temporal artery processes of giant cell arteritis","volume":"14","author":[{"family":"Parreau","given":"Simon"},{"family":"Molina","given":"Elsa"},{"family":"Dumonteil","given":"Stéphanie"},{"family":"Goulabchand","given":"Radjiv"},{"family":"Naves","given":"Thomas"},{"family":"Bois","given":"Melanie C."},{"family":"Akil","given":"Hussein"},{"family":"Terro","given":"Faraj"},{"family":"Fauchais","given":"Anne-Laure"},{"family":"Liozon","given":"Eric"},{"family":"Jauberteau","given":"Marie-Odile"},{"family":"Weyand","given":"Cornelia M."},{"family":"Ly","given":"Kim-Heang"}],"issued":{"date-parts":[["2023",9,6]]}}}],"schema":"https://github.com/citation-style-language/schema/raw/master/csl-citation.json"}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17</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of temporal artery biopsies (TABs) reveal extensive antibody deposition in diseased tissue</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{"citationID":"JLB7yIfa","properties":{"formattedCitation":"\\super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14–16</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suggesting autoantibody responses to unknown vascular antigens. To identify these, I used Phage-display immunoprecipitation sequencing (PhIP-seq)</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{"citationID":"1TjQdsqd","properties":{"formattedCitation":"\\super 18\\uc0\\u8211{}22\\nosupersub{}","plainCitation":"18–22","noteIndex":0},"citationItems":[{"id":1924,"uris":["http://zotero.org/users/10812369/items/N9GIGXYD"],"itemData":{"id":1924,"type":"article-journal","container-title":"Nature Biotechnology","DOI":"10.1038/nbt.1856","ISSN":"1087-0156, 1546-1696","issue":"6","journalAbbreviation":"Nat Biotechnol","language":"en","license":"http://www.springer.com/tdm","page":"535-541","source":"DOI.org (Crossref)","title":"Autoantigen discovery with a synthetic human peptidome","volume":"29","author":[{"family":"Larman","given":"H Benjamin"},{"family":"Zhao","given":"Zhenming"},{"family":"Laserson","given":"Uri"},{"family":"Li","given":"Mamie Z"},{"family":"Ciccia","given":"Alberto"},{"family":"Gakidis","given":"M Angelica Martinez"},{"family":"Church","given":"George M"},{"family":"Kesari","given":"Santosh"},{"family":"LeProust","given":"Emily M"},{"family":"Solimini","given":"Nicole L"},{"family":"Elledge","given":"Stephen J"}],"issued":{"date-parts":[["2011",6]]}}},{"id":745,"uris":["http://zotero.org/users/10812369/items/7ZAENZH6"],"itemData":{"id":745,"type":"article-journal","abstract":"Abstract\n            Paraneoplastic neurological disorders are immune-mediated diseases understood to manifest as part of a misdirected anti-tumor immune response. Paraneoplastic neurological disorder-associated autoantibodies can assist with diagnosis and enhance our understanding of tumor-associated immune processes. We designed a comprehensive library of 49-amino-acid overlapping peptides spanning the entire human proteome, including all splicing isoforms and computationally predicted coding regions. Using this library, we optimized a phage immunoprecipitation and sequencing protocol with multiple rounds of enrichment to create high-resolution epitope profiles in serum and cerebrospinal fluid (CSF) samples from patients suffering from two common paraneoplastic neurological disorders, the anti-Yo (n = 36 patients) and anti-Hu (n = 44 patients) syndromes. All (100%) anti-Yo patient samples yielded enrichment of peptides from the canonical anti-Yo (CDR2 and CDR2L) antigens, while 38% of anti-Hu patients enriched peptides deriving from the nELAVL (neuronal embryonic lethal abnormal vision like) family of proteins, the anti-Hu autoantigenic target. Among the anti-Hu patient samples that were positive for nELAVL, we noted a restricted region of immunoreactivity. To achieve single amino acid resolution, we designed a novel deep mutational scanning phage library encoding all possible single-point mutants targeting the reactive nELAVL region. This analysis revealed a distinct preference for the degenerate motif, RLDxLL, shared by ELAVL2, 3 and 4. Lastly, phage immunoprecipitation sequencing identified several known autoantigens in these same patient samples, including peptides deriving from the cancer-associated antigens ZIC and SOX families of transcription factors. Overall, this optimized phage immunoprecipitation sequencing library and protocol yielded the high-resolution epitope mapping of the autoantigens targeted in anti-Yo and anti-Hu encephalitis patients to date. The results presented here further demonstrate the utility and high-resolution capability of phage immunoprecipitation sequencing for both basic science and clinical applications and for better understanding the antigenic targets and triggers of paraneoplastic neurological disorders.","container-title":"Brain Communications","DOI":"10.1093/braincomms/fcaa059","ISSN":"2632-1297","issue":"2","language":"en","page":"fcaa059","source":"DOI.org (Crossref)","title":"High-resolution epitope mapping of anti-Hu and anti-Yo autoimmunity by programmable phage display","volume":"2","author":[{"family":"O’Donovan","given":"Brian"},{"family":"Mandel-Brehm","given":"Caleigh"},{"family":"Vazquez","given":"Sara E"},{"family":"Liu","given":"Jamin"},{"family":"Parent","given":"Audrey V"},{"family":"Anderson","given":"Mark S"},{"family":"Kassimatis","given":"Travis"},{"family":"Zekeridou","given":"Anastasia"},{"family":"Hauser","given":"Stephen L"},{"family":"Pittock","given":"Sean J"},{"family":"Chow","given":"Eric"},{"family":"Wilson","given":"Michael R"},{"family":"DeRisi","given":"Joseph L"}],"issued":{"date-parts":[["2020",7,1]]}}},{"id":747,"uris":["http://zotero.org/users/10812369/items/USWJCPT7"],"itemData":{"id":747,"type":"article-journal","abstract":"The identification of autoantigens remains a critical challenge for understanding and treating autoimmune diseases. Autoimmune polyendocrine syndrome type 1 (APS1), a rare monogenic form of autoimmunity, presents as widespread autoimmunity with T and B cell responses to multiple organs. Importantly, autoantibody discovery in APS1 can illuminate fundamental disease pathogenesis, and many of the antigens found in APS1 extend to more common autoimmune diseases. Here, we performed proteome-wide programmable phage-display (PhIP-Seq) on sera from a cohort of people with APS1 and discovered multiple common antibody targets. These novel APS1 autoantigens exhibit tissue-restricted expression, including expression in enteroendocrine cells, pineal gland, and dental enamel. Using detailed clinical phenotyping, we find novel associations between autoantibodies and organ-restricted autoimmunity, including a link between anti-KHDC3L autoantibodies and premature ovarian insufficiency, and between anti-RFX6 autoantibodies and diarrheal-type intestinal dysfunction. Our study highlights the utility of PhIP-Seq for extensively interrogating antigenic repertoires in human autoimmunity and the importance of antigen discovery for improved understanding of disease mechanisms.","container-title":"eLife","DOI":"10.7554/eLife.55053","ISSN":"2050-084X","language":"en","page":"e55053","source":"DOI.org (Crossref)","title":"Identification of novel, clinically correlated autoantigens in the monogenic autoimmune syndrome APS1 by proteome-wide PhIP-Seq","volume":"9","author":[{"family":"Vazquez","given":"Sara E"},{"family":"Ferré","given":"Elise MN"},{"family":"Scheel","given":"David W"},{"family":"Sunshine","given":"Sara"},{"family":"Miao","given":"Brenda"},{"family":"Mandel-Brehm","given":"Caleigh"},{"family":"Quandt","given":"Zoe"},{"family":"Chan","given":"Alice Y"},{"family":"Cheng","given":"Mickie"},{"family":"German","given":"Michael"},{"family":"Lionakis","given":"Michail"},{"family":"DeRisi","given":"Joseph L"},{"family":"Anderson","given":"Mark S"}],"issued":{"date-parts":[["2020",5,15]]}}},{"id":952,"uris":["http://zotero.org/users/10812369/items/PVRJZYPY"],"itemData":{"id":952,"type":"article-journal","abstract":"Phage immunoprecipitation sequencing (PhIP-­seq) allows for unbiased, proteome-w­ ide autoantibody discovery across a variety of disease settings, with identification of disease-­specific autoantigens providing new insight into previously poorly understood forms of immune dysregulation. Despite several successful implementations of PhIP-s­ eq for autoantigen discovery, including our previous work (Vazquez et al., 2020), current protocols are inherently difficult to scale to accommodate large cohorts of cases and importantly, healthy controls. Here, we develop and validate a high throughput extension of PhIP-­seq in various etiologies of autoimmune and inflammatory diseases, including APS1, IPEX, RAG1/2 deficiency, Kawasaki disease (KD), multisystem inflammatory syndrome in children (MIS-­C), and finally, mild and severe forms of COVID-­19. We demonstrate that these scaled datasets enable machine-l­earning approaches that result in robust prediction of disease status, as well as the ability to detect both known and novel autoantigens, such as prodynorphin (PDYN) in APS1 patients, and intestinally expressed proteins BEST4 and BTNL8 in IPEX patients. Remarkably, BEST4 antibodies were also found in two patients with RAG1/2 deficiency, one of whom had very early onset IBD. Scaled PhIP-s­ eq examination of both MIS-C­ and KD demonstrated rare, overlapping antigens, including CGNL1, as well as several strongly enriched putative pneumonia-­ associated antigens in severe COVID-­19, including the endosomal protein EEA1. Together, scaled PhIP-­seq provides a valuable tool for broadly assessing both rare and common autoantigen overlap between autoimmune diseases of varying origins and etiologies.","container-title":"eLife","DOI":"10.7554/eLife.78550","ISSN":"2050-084X","language":"en","page":"e78550","source":"DOI.org (Crossref)","title":"Autoantibody discovery across monogenic, acquired, and COVID-19-associated autoimmunity with scalable PhIP-seq","volume":"11","author":[{"family":"Vazquez","given":"Sara E"},{"family":"Mann","given":"Sabrina A"},{"family":"Bodansky","given":"Aaron"},{"family":"Kung","given":"Andrew F"},{"family":"Quandt","given":"Zoe"},{"family":"Ferré","given":"Elise Mn"},{"family":"Landegren","given":"Nils"},{"family":"Eriksson","given":"Daniel"},{"family":"Bastard","given":"Paul"},{"family":"Zhang","given":"Shen-Ying"},{"family":"Liu","given":"Jamin"},{"family":"Mitchell","given":"Anthea"},{"family":"Proekt","given":"Irina"},{"family":"Yu","given":"David"},{"family":"Mandel-Brehm","given":"Caleigh"},{"family":"Wang","given":"Chung-Yu"},{"family":"Miao","given":"Brenda"},{"family":"Sowa","given":"Gavin"},{"family":"Zorn","given":"Kelsey"},{"family":"Chan","given":"Alice Y"},{"family":"Tagi","given":"Veronica M"},{"family":"Shimizu","given":"Chisato"},{"family":"Tremoulet","given":"Adriana"},{"family":"Lynch","given":"Kara"},{"family":"Wilson","given":"Michael R"},{"family":"Kämpe","given":"Olle"},{"family":"Dobbs","given":"Kerry"},{"family":"Delmonte","given":"Ottavia M"},{"family":"Bacchetta","given":"Rosa"},{"family":"Notarangelo","given":"Luigi D"},{"family":"Burns","given":"Jane C"},{"family":"Casanova","given":"Jean-Laurent"},{"family":"Lionakis","given":"Michail S"},{"family":"Torgerson","given":"Troy R"},{"family":"Anderson","given":"Mark S"},{"family":"DeRisi","given":"Joseph L"}],"issued":{"date-parts":[["2022",10,27]]}}},{"id":1454,"uris":["http://zotero.org/users/10812369/items/D22JQYP4"],"itemData":{"id":1454,"type":"article-journal","abstract":"Summary: Because of their high abundance, easy accessibility in peripheral blood, and relative stability ex vivo, antibodies serve as excellent records of environmental exposures and immune responses. Phage ImmunoPrecipitation Sequencing (PhIP-Seq) is the most efﬁcient technique available for assessing antibody binding to hundreds of thousands of peptides at a cohort scale. PhIP-Seq is a high-throughput approach for assessing antibody reactivity to hundreds of thousands of candidate epitopes. Accurate detection of weakly reactive peptides is particularly important for characterizing the development and decline of antibody responses. Here, we present BEER (Bayesian Enrichment Estimation in R), a software package speciﬁcally developed for the quantiﬁcation of peptide reactivity from PhIP-Seq experiments. BEER implements a hierarchical model and produces posterior probabilities for peptide reactivity and a fold change estimate to quantify the magnitude. BEER also offers functionality to infer peptide reactivity based on the edgeR package, though the improvement in speed is offset by slightly lower sensitivity compared to the Bayesian approach, speciﬁcally for weakly reactive peptides.","container-title":"Bioinformatics","DOI":"10.1093/bioinformatics/btac555","ISSN":"1367-4803, 1367-4811","issue":"19","language":"en","license":"https://creativecommons.org/licenses/by-nc/4.0/","page":"4647-4649","source":"DOI.org (Crossref)","title":"Detecting and quantifying antibody reactivity in PhIP-Seq data with BEER","volume":"38","author":[{"family":"Chen","given":"Athena"},{"family":"Kammers","given":"Kai"},{"family":"Larman","given":"H Benjamin"},{"family":"Scharpf","given":"Robert B"},{"family":"Ruczinski","given":"Ingo"}],"editor":[{"family":"Kendziorski","given":"Christina"}],"issued":{"date-parts":[["2022",9,30]]}}}],"schema":"https://github.com/citation-style-language/schema/raw/master/csl-citation.json"}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18–22</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a proteome-wide approach to autoantibody discovery. In collaboration with the Vasculitis Clinical Research Consortium (VCRC), I profiled 233 biopsy-confirmed GCA patients and identified a disease-specific autoantibody signature targeting </w:t>
      </w:r>
      <w:r w:rsidRPr="000F79CF">
        <w:rPr>
          <w:rFonts w:ascii="Arial" w:eastAsia="Times New Roman" w:hAnsi="Arial" w:cs="Arial"/>
          <w:b/>
          <w:kern w:val="0"/>
          <w:sz w:val="22"/>
          <w:szCs w:val="22"/>
          <w14:ligatures w14:val="none"/>
        </w:rPr>
        <w:t>medin</w:t>
      </w:r>
      <w:r w:rsidRPr="000F79CF">
        <w:rPr>
          <w:rFonts w:ascii="Arial" w:eastAsia="Times New Roman" w:hAnsi="Arial" w:cs="Arial"/>
          <w:kern w:val="0"/>
          <w:sz w:val="22"/>
          <w:szCs w:val="22"/>
          <w14:ligatures w14:val="none"/>
        </w:rPr>
        <w:t>—a peptide fragment of MFGE8 that forms amyloid aggregates in arteries</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{"citationID":"Mn1FIMt0","properties":{"formattedCitation":"\\super 23,24\\nosupersub{}","plainCitation":"23,24","noteIndex":0},"citationItems":[{"id":1832,"uris":["http://zotero.org/users/10812369/items/R5DQF82S"],"itemData":{"id":1832,"type":"article-journal","language":"en","source":"Zotero","title":"Evidence for Two Distinct Forms of Localized Deposits","author":[{"family":"Mucchiano","given":"Gerd"},{"family":"Westermark","given":"Per"}]}},{"id":1243,"uris":["http://zotero.org/users/10812369/items/RE3U9TAK"],"itemData":{"id":1243,"type":"article-journal","abstract":"Aortic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23,24</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w:t>
      </w:r>
    </w:p>
    <w:p w14:paraId="1454449B" w14:textId="4CB07A98" w:rsidR="00A16AB3" w:rsidRPr="00E1730B" w:rsidRDefault="00A16AB3" w:rsidP="00A16AB3">
      <w:pPr>
        <w:rPr>
          <w:rFonts w:ascii="Arial" w:hAnsi="Arial" w:cs="Arial"/>
          <w:sz w:val="22"/>
          <w:szCs w:val="22"/>
        </w:rPr>
      </w:pPr>
      <w:r>
        <w:rPr>
          <w:rFonts w:ascii="Arial" w:hAnsi="Arial" w:cs="Arial"/>
          <w:sz w:val="22"/>
          <w:szCs w:val="22"/>
        </w:rPr>
        <w:t>There is significant supporting evidence linking medin to GCA</w:t>
      </w:r>
      <w:r>
        <w:rPr>
          <w:rFonts w:ascii="Arial" w:eastAsia="Times New Roman" w:hAnsi="Arial" w:cs="Arial"/>
          <w:kern w:val="0"/>
          <w:sz w:val="22"/>
          <w:szCs w:val="22"/>
          <w14:ligatures w14:val="none"/>
        </w:rPr>
        <w:t xml:space="preserve">. </w:t>
      </w:r>
      <w:r w:rsidRPr="000F79CF">
        <w:rPr>
          <w:rFonts w:ascii="Arial" w:eastAsia="Times New Roman" w:hAnsi="Arial" w:cs="Arial"/>
          <w:kern w:val="0"/>
          <w:sz w:val="22"/>
          <w:szCs w:val="22"/>
          <w14:ligatures w14:val="none"/>
        </w:rPr>
        <w:t>First, accumulation of medin is age related</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{"citationID":"enFhzvik","properties":{"formattedCitation":"\\super 24,24\\nosupersub{}","plainCitation":"24,24","noteIndex":0},"citationItems":[{"id":1243,"uris":["http://zotero.org/users/10812369/items/RE3U9TAK"],"itemData":{"id":1243,"type":"article-journal","abstract":"Aortic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24,24</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It is only found in blood vessels of nearly all individuals over 50 years old, increases with age, and aggregates specifically in the medial layer of large arteries in the upper body</w:t>
      </w:r>
      <w:r w:rsidR="009058DE">
        <w:rPr>
          <w:rFonts w:ascii="Arial" w:eastAsia="Times New Roman" w:hAnsi="Arial" w:cs="Arial"/>
          <w:kern w:val="0"/>
          <w:sz w:val="22"/>
          <w:szCs w:val="22"/>
          <w14:ligatures w14:val="none"/>
        </w:rPr>
        <w:fldChar w:fldCharType="begin"/>
      </w:r>
      <w:r w:rsidR="002760B8">
        <w:rPr>
          <w:rFonts w:ascii="Arial" w:eastAsia="Times New Roman" w:hAnsi="Arial" w:cs="Arial"/>
          <w:kern w:val="0"/>
          <w:sz w:val="22"/>
          <w:szCs w:val="22"/>
          <w14:ligatures w14:val="none"/>
        </w:rPr>
        <w:instrText xml:space="preserve"> ADDIN ZOTERO_ITEM CSL_CITATION {"citationID":"xO5II9NJ","properties":{"formattedCitation":"\\super 25\\nosupersub{}","plainCitation":"25","noteIndex":0},"citationItems":[{"id":1242,"uris":["http://zotero.org/users/10812369/items/GQR2DQGG"],"itemData":{"id":1242,"type":"article-journal","abstract":"Amyloid deposition occurs commonly in the aging aortic media. We recently found that a 50 amino acid amyloid ﬁbril protein, which we called medin, forms the ﬁbrils of this amyloid form. Medin is an internal fragment of the 364 long precursor lactadherin, which is expressed by several kinds of cells including vascular smooth muscle cells. With the use of speciﬁc antibodies we have now studied the vascular distribution of medin (AMed) amyloid in a series of 18 individuals, 57 years of age and older. All individuals had widely spread AMed amyloid in the media of the thoracic aorta while this type of amyloid occurred less commonly in the abdominal aorta. In 8 of the 18 individuals, AMed-amyloid was also found in the basilar artery while the frequency was lower in other studied arteries. Amyloid was usually seen in close association with the internal elastic lamina. Analysis of proteins extracted from amyloid-rich aortic media showed presence of both lactadherin and medin. This study shows that AMed amyloid is not restricted to the aorta and the temporal artery but also occurs in other arteries, mainly in the upper part of the body. AMed amyloid has to be added to the forms of amyloid that may be seen in intracranial vessels.","container-title":"Amyloid","DOI":"10.1080/13506120500107006","ISSN":"1350-6129, 1744-2818","issue":"2","journalAbbreviation":"Amyloid","language":"en","page":"96-102","source":"DOI.org (Crossref)","title":"Medin-amyloid: A recently characterized age-associated arterial amyloid form affects mainly arteries in the upper part of the body","title-short":"Medin-amyloid","volume":"12","author":[{"family":"Peng","given":"Siwei"},{"family":"Glennert","given":"Johanna"},{"family":"Westermark","given":"Per"}],"issued":{"date-parts":[["2005",6]]}}}],"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2760B8" w:rsidRPr="002760B8">
        <w:rPr>
          <w:rFonts w:ascii="Arial" w:hAnsi="Arial" w:cs="Arial"/>
          <w:kern w:val="0"/>
          <w:sz w:val="22"/>
          <w:vertAlign w:val="superscript"/>
        </w:rPr>
        <w:t>25</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Medin amyloid is also present within giant cells in GCA temporal artery tissues</w:t>
      </w:r>
      <w:r w:rsidR="002760B8">
        <w:rPr>
          <w:rFonts w:ascii="Arial" w:eastAsia="Times New Roman" w:hAnsi="Arial" w:cs="Arial"/>
          <w:kern w:val="0"/>
          <w:sz w:val="22"/>
          <w:szCs w:val="22"/>
          <w14:ligatures w14:val="none"/>
        </w:rPr>
        <w:fldChar w:fldCharType="begin"/>
      </w:r>
      <w:r w:rsidR="002760B8">
        <w:rPr>
          <w:rFonts w:ascii="Arial" w:eastAsia="Times New Roman" w:hAnsi="Arial" w:cs="Arial"/>
          <w:kern w:val="0"/>
          <w:sz w:val="22"/>
          <w:szCs w:val="22"/>
          <w14:ligatures w14:val="none"/>
        </w:rPr>
        <w:instrText xml:space="preserve"> ADDIN ZOTERO_ITEM CSL_CITATION {"citationID":"dI6zhM5k","properties":{"formattedCitation":"\\super 26\\nosupersub{}","plainCitation":"26","noteIndex":0},"citationItems":[{"id":1210,"uris":["http://zotero.org/users/10812369/items/GT93HIBV"],"itemData":{"id":1210,"type":"article-journal","abstract":"Small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2760B8">
        <w:rPr>
          <w:rFonts w:ascii="Cambria Math" w:eastAsia="Times New Roman" w:hAnsi="Cambria Math" w:cs="Cambria Math"/>
          <w:kern w:val="0"/>
          <w:sz w:val="22"/>
          <w:szCs w:val="22"/>
          <w14:ligatures w14:val="none"/>
        </w:rPr>
        <w:instrText>‐</w:instrText>
      </w:r>
      <w:r w:rsidR="002760B8">
        <w:rPr>
          <w:rFonts w:ascii="Arial" w:eastAsia="Times New Roman" w:hAnsi="Arial" w:cs="Arial"/>
          <w:kern w:val="0"/>
          <w:sz w:val="22"/>
          <w:szCs w:val="22"/>
          <w14:ligatures w14:val="none"/>
        </w:rPr>
        <w:instrText>amyloid in ageing inflamed and non</w:instrText>
      </w:r>
      <w:r w:rsidR="002760B8">
        <w:rPr>
          <w:rFonts w:ascii="Cambria Math" w:eastAsia="Times New Roman" w:hAnsi="Cambria Math" w:cs="Cambria Math"/>
          <w:kern w:val="0"/>
          <w:sz w:val="22"/>
          <w:szCs w:val="22"/>
          <w14:ligatures w14:val="none"/>
        </w:rPr>
        <w:instrText>‐</w:instrText>
      </w:r>
      <w:r w:rsidR="002760B8">
        <w:rPr>
          <w:rFonts w:ascii="Arial" w:eastAsia="Times New Roman" w:hAnsi="Arial" w:cs="Arial"/>
          <w:kern w:val="0"/>
          <w:sz w:val="22"/>
          <w:szCs w:val="22"/>
          <w14:ligatures w14:val="none"/>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2760B8">
        <w:rPr>
          <w:rFonts w:ascii="Arial" w:eastAsia="Times New Roman" w:hAnsi="Arial" w:cs="Arial"/>
          <w:kern w:val="0"/>
          <w:sz w:val="22"/>
          <w:szCs w:val="22"/>
          <w14:ligatures w14:val="none"/>
        </w:rPr>
        <w:fldChar w:fldCharType="separate"/>
      </w:r>
      <w:r w:rsidR="002760B8" w:rsidRPr="002760B8">
        <w:rPr>
          <w:rFonts w:ascii="Arial" w:hAnsi="Arial" w:cs="Arial"/>
          <w:kern w:val="0"/>
          <w:sz w:val="22"/>
          <w:vertAlign w:val="superscript"/>
        </w:rPr>
        <w:t>26</w:t>
      </w:r>
      <w:r w:rsidR="002760B8">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and a recent genome wide association study identified MFGE8 as a top risk variant for GC</w:t>
      </w:r>
      <w:r>
        <w:rPr>
          <w:rFonts w:ascii="Arial" w:eastAsia="Times New Roman" w:hAnsi="Arial" w:cs="Arial"/>
          <w:kern w:val="0"/>
          <w:sz w:val="22"/>
          <w:szCs w:val="22"/>
          <w14:ligatures w14:val="none"/>
        </w:rPr>
        <w:t>A</w:t>
      </w:r>
      <w:r w:rsidR="002760B8">
        <w:rPr>
          <w:rFonts w:ascii="Arial" w:eastAsia="Times New Roman" w:hAnsi="Arial" w:cs="Arial"/>
          <w:kern w:val="0"/>
          <w:sz w:val="22"/>
          <w:szCs w:val="22"/>
          <w14:ligatures w14:val="none"/>
        </w:rPr>
        <w:fldChar w:fldCharType="begin"/>
      </w:r>
      <w:r w:rsidR="002760B8">
        <w:rPr>
          <w:rFonts w:ascii="Arial" w:eastAsia="Times New Roman" w:hAnsi="Arial" w:cs="Arial"/>
          <w:kern w:val="0"/>
          <w:sz w:val="22"/>
          <w:szCs w:val="22"/>
          <w14:ligatures w14:val="none"/>
        </w:rPr>
        <w:instrText xml:space="preserve"> ADDIN ZOTERO_ITEM CSL_CITATION {"citationID":"FtLWKGoG","properties":{"formattedCitation":"\\super 27\\nosupersub{}","plainCitation":"27","noteIndex":0},"citationItems":[{"id":1286,"uris":["http://zotero.org/users/10812369/items/UGUBRP68"],"itemData":{"id":1286,"type":"article-journal","abstract":"Background Giant cell arteritis is an age-related vasculitis that mainly affects the aorta and its branches in individuals aged 50 years and older. Current options for diagnosis and treatment are scarce, highlighting the need to better understand its underlying pathogenesis. Genome-wide association studies (GWAS) have emerged as a powerful tool for unravelling the pathogenic mechanisms involved in complex diseases. We aimed to characterise the genetic basis of giant cell arteritis by performing the largest GWAS of this vasculitis to date and to assess the functional consequences and clinical implications of identified risk loci.","container-title":"The Lancet Rheumatology","DOI":"10.1016/S2665-9913(24)00064-X","ISSN":"26659913","issue":"6","journalAbbreviation":"The Lancet Rheumatology","language":"en","page":"e374-e383","source":"DOI.org (Crossref)","title":"Risk loci involved in giant cell arteritis susceptibility: a genome-wide association study","title-short":"Risk loci involved in giant cell arteritis susceptibility","volume":"6","author":[{"family":"Borrego-Yaniz","given":"Gonzalo"},{"family":"Ortiz-Fernández","given":"Lourdes"},{"family":"Madrid-Paredes","given":"Adela"},{"family":"Kerick","given":"Martin"},{"family":"Hernández-Rodríguez","given":"José"},{"family":"Mackie","given":"Sarah L"},{"family":"Vaglio","given":"Augusto"},{"family":"Castañeda","given":"Santos"},{"family":"Solans","given":"Roser"},{"family":"Mestre-Torres","given":"Jaume"},{"family":"Khalidi","given":"Nader"},{"family":"Langford","given":"Carol A"},{"family":"Ytterberg","given":"Steven"},{"family":"Beretta","given":"Lorenzo"},{"family":"Govoni","given":"Marcello"},{"family":"Emmi","given":"Giacomo"},{"family":"Cimmino","given":"Marco A"},{"family":"Witte","given":"Torsten"},{"family":"Neumann","given":"Thomas"},{"family":"Holle","given":"Julia"},{"family":"Schönau","given":"Verena"},{"family":"Pugnet","given":"Gregory"},{"family":"Papo","given":"Thomas"},{"family":"Haroche","given":"Julien"},{"family":"Mahr","given":"Alfred"},{"family":"Mouthon","given":"Luc"},{"family":"Molberg","given":"Øyvind"},{"family":"Diamantopoulos","given":"Andreas P"},{"family":"Voskuyl","given":"Alexandre"},{"family":"Daikeler","given":"Thomas"},{"family":"Berger","given":"Christoph T"},{"family":"Molloy","given":"Eamonn S"},{"family":"Blockmans","given":"Daniel"},{"family":"Van Sleen","given":"Yannick"},{"family":"Iles","given":"Mark"},{"family":"Sorensen","given":"Louise"},{"family":"Luqmani","given":"Raashid"},{"family":"Reynolds","given":"Gary"},{"family":"Bukhari","given":"Marwan"},{"family":"Bhagat","given":"Shweta"},{"family":"Ortego-Centeno","given":"Norberto"},{"family":"Brouwer","given":"Elisabeth"},{"family":"Lamprecht","given":"Peter"},{"family":"Klapa","given":"Sebastian"},{"family":"Salvarani","given":"Carlo"},{"family":"Merkel","given":"Peter A"},{"family":"Cid","given":"María C"},{"family":"González-Gay","given":"Miguel A"},{"family":"Morgan","given":"Ann W"},{"family":"Martin","given":"Javier"},{"family":"Márquez","given":"Ana"},{"family":"Callejas","given":"José Luis"},{"family":"Caminal-Montero","given":"Luis"},{"family":"Corbera-Bellalta","given":"Marc"},{"family":"De Miguel","given":"Eugenio"},{"family":"Díaz-López","given":"J. Bernardino"},{"family":"García-Villanueva","given":"María Jesús"},{"family":"Gómez-Vaquero","given":"Carmen"},{"family":"Guijarro-Rojas","given":"Mercedes"},{"family":"Hidalgo-Conde","given":"Ana"},{"family":"Marí-Alfonso","given":"Begoña"},{"family":"Martínez-Berriochoa","given":"Agustín"},{"family":"Morado","given":"Inmaculada C."},{"family":"Narváez","given":"Javier"},{"family":"Ramentol-Sintas","given":"Marc"},{"family":"Martínez-Zapico","given":"Aleida"},{"family":"Martínez-Taboada","given":"Víctor Manuel"},{"family":"Miranda-Filloy","given":"José A."},{"family":"Monfort","given":"Jordi"},{"family":"Pérez-Conesa","given":"Mercedes"},{"family":"Prieto-González","given":"Sergio"},{"family":"Raya","given":"Enrique"},{"family":"Ríos-Fenández","given":"Raquel"},{"family":"Sánchez-Martín","given":"Julio"},{"family":"Sopeña","given":"Bernardo"},{"family":"Tío","given":"Laura"},{"family":"Unzurrunzaga","given":"Ainhoa"},{"family":"Wordsworth","given":"Oliver"},{"family":"Whitwell","given":"Isobel"},{"family":"Brock","given":"Jessica"},{"family":"Douglas","given":"Victoria"},{"family":"Hettiarachchi","given":"Chamila"},{"family":"Bartholomew","given":"Jacqui"},{"family":"Jarrett","given":"Stephen"},{"family":"Smithson","given":"Gayle"},{"family":"Green","given":"Michael"},{"family":"Brown","given":"Pearl Clark"},{"family":"Lawson","given":"Cathy"},{"family":"Gordon","given":"Esther"},{"family":"Lane","given":"Suzanne"},{"family":"Francis","given":"Rebecca"},{"family":"Dasgupta","given":"Bhaskar"},{"family":"Masunda","given":"Bridgett"},{"family":"Calver","given":"Jo"},{"family":"Patel","given":"Yusuf"},{"family":"Thompson","given":"Charlotte"},{"family":"Gregory","given":"Louise"},{"family":"Levy","given":"Sarah"},{"family":"Menon","given":"Ajit"},{"family":"Thompson","given":"Amy"},{"family":"Dyche","given":"Lisa"},{"family":"Martin","given":"Michael"},{"family":"Li","given":"Charles"},{"family":"Laxminarayan","given":"Ramasharan"},{"family":"Wilcox","given":"Louise"},{"family":"De Guzman","given":"Ralph"},{"family":"Isaacs","given":"John"},{"family":"Lorenzi","given":"Alice"},{"family":"Farley","given":"Ross"},{"family":"Hinchcliffe-Hume","given":"Helain"},{"family":"Bejarano","given":"Victoria"},{"family":"Hope","given":"Susan"},{"family":"Nandi","given":"Pradip"},{"family":"Stockham","given":"Lynne"},{"family":"Wilde","given":"Catherine"},{"family":"Durrant","given":"Donna"},{"family":"Lloyd","given":"Mark"},{"family":"Ye","given":"Chee-Seng"},{"family":"Stevens","given":"Rob"},{"family":"Jilani","given":"Amjad"},{"family":"Collins","given":"David"},{"family":"Pegler","given":"Suzannah"},{"family":"Rivett","given":"Ali"},{"family":"Price","given":"Liz"},{"family":"McHugh","given":"Neil"},{"family":"Skeoch","given":"Sarah"},{"family":"O'Kane","given":"Diana"},{"family":"Kirkwood","given":"Sue"},{"family":"Vadivelu","given":"Saravanan"},{"family":"Pugmire","given":"Susan"},{"family":"Sultan","given":"Shabina"},{"family":"Dooks","given":"Emma"},{"family":"Armstrong","given":"Lisa"},{"family":"Sadik","given":"Hala"},{"family":"Nandagudi","given":"Anupama"},{"family":"Abioye","given":"Tolu"},{"family":"Ramos","given":"Angelo"},{"family":"Gumus","given":"Steph"},{"family":"Sofat","given":"Nidhi"},{"family":"Harrison","given":"Abiola"},{"family":"Seward","given":"Abi"},{"family":"Mollan","given":"Susan"},{"family":"Rahan","given":"Ray"},{"family":"Hawkins","given":"Helen"},{"family":"Emsley","given":"Hedley"},{"family":"Bhargava","given":"Anna"},{"family":"Fleming","given":"Vicki"},{"family":"Hare","given":"Marianne"},{"family":"Raj","given":"Sonia"},{"family":"George","given":"Emmanuel"},{"family":"Allen","given":"Nicola"},{"family":"Hunter","given":"Karl"},{"family":"O'Sullivan","given":"Eoin"},{"family":"Bird","given":"Georgina"},{"family":"Magliano","given":"Malgorzata"},{"family":"Manzo","given":"Katarina"},{"family":"Sanghera","given":"Bobbie"},{"family":"Hutchinson","given":"David"},{"family":"Hammonds","given":"Fiona"},{"family":"Sharma","given":"Poonam"},{"family":"Cooper","given":"Richard"},{"family":"McLintock","given":"Graeme"},{"family":"Al-Saffar","given":"Zaid S."},{"family":"Green","given":"Mike"},{"family":"Elliott","given":"Kerry"},{"family":"Neale","given":"Tania"},{"family":"Mallinson","given":"Janine"},{"family":"Lanyon","given":"Peter"},{"family":"Pradere","given":"Marie-Josephe"},{"family":"Jordan","given":"Natasha"},{"family":"Htut","given":"Ei Phyu"},{"family":"Mushapaidzi","given":"Thelma"},{"family":"Abercrombie","given":"Donna"},{"family":"Wright","given":"Sam"},{"family":"Rowlands","given":"Jane"},{"family":"Mukhtyar","given":"Chetan"},{"family":"Kennedy","given":"James"},{"family":"Makkuni","given":"Damodar"},{"family":"Wilhelmsen","given":"Elva"},{"family":"Kouroupis","given":"Michael"},{"family":"John","given":"Lily"},{"family":"Hughes","given":"Rod"},{"family":"Walsh","given":"Margaret"},{"family":"Buckley","given":"Marie"},{"family":"Mackay","given":"Kirsten"},{"family":"Camden-Woodley","given":"Tracey"},{"family":"Redome","given":"Joan"},{"family":"Pearce","given":"Kirsty"},{"family":"Marianayagam","given":"Thiraupathy"},{"family":"Cruz","given":"Carina"},{"family":"Warner","given":"Elizabeth"},{"family":"Atchia","given":"Ishmael"},{"family":"Walker","given":"Claire"},{"family":"Black","given":"Karen"},{"family":"Duffy","given":"Stacey"},{"family":"Fothergill","given":"Lynda"},{"family":"Jefferey","given":"Rebecca"},{"family":"Toomey","given":"Jackie"},{"family":"Rhys-Dillon","given":"Ceril"},{"family":"Pothecary","given":"Carla"},{"family":"Green","given":"Lauren"},{"family":"Toms","given":"Tracey"},{"family":"Maher","given":"Linda"},{"family":"Davis","given":"Diana"},{"family":"Sayan","given":"Amrinder"},{"family":"Thankachen","given":"Mini"},{"family":"Abusalameh","given":"Mahdi"},{"family":"Record","given":"Jessica"},{"family":"Khan","given":"Asad"},{"family":"Stafford","given":"Sam"},{"family":"Hussein","given":"Azza"},{"family":"Williams","given":"Clare"},{"family":"Fletcher","given":"Alison"},{"family":"Johson","given":"Laura"},{"family":"Burnett","given":"Richard"},{"family":"Moots","given":"Robert"},{"family":"Frankland","given":"Helen"},{"family":"Dale","given":"James"},{"family":"Black","given":"Karen"},{"family":"Moar","given":"Kirsten"},{"family":"Hollas","given":"Carol"},{"family":"Parker","given":"Ben"},{"family":"Ridings","given":"Derek"},{"family":"Eapen","given":"Sandhya"},{"family":"John","given":"Sindhu"},{"family":"Robson","given":"Jo"},{"family":"Guthrie","given":"Lucy Belle"},{"family":"Fyfe","given":"Rose"},{"family":"Tait","given":"Moira"},{"family":"Marks","given":"Jonathan"},{"family":"Gunter","given":"Emma"},{"family":"Hernandez","given":"Rochelle"},{"family":"Bhat","given":"Smita"},{"family":"Johnston","given":"Paul"},{"family":"Khurshid","given":"Muhammad"},{"family":"Barclay","given":"Charlotte"},{"family":"Kapur","given":"Deepti"},{"family":"Jeffrey","given":"Helen"},{"family":"Hughes","given":"Anna"},{"family":"Slack","given":"Lauren"},{"family":"Thomas","given":"Eleri"},{"family":"Royon","given":"Anna"},{"family":"Hall","given":"Angela"},{"family":"King","given":"Jon"},{"family":"Nyathi","given":"Sindi"},{"family":"Morris","given":"Vanessa"},{"family":"Castelino","given":"Madhura"},{"family":"Hawkins","given":"Ellie"},{"family":"Tomson","given":"Linda"},{"family":"Singh","given":"Animesh"},{"family":"Nunag","given":"Annalyn"},{"family":"O'Connor","given":"Stella"},{"family":"Rushby","given":"Nathan"},{"family":"Hewitson","given":"Nicola"},{"family":"O'Sunmboye","given":"Kenny"},{"family":"Lewszuk","given":"Adam"},{"family":"Boyles","given":"Louise"},{"family":"Perry","given":"Martin"},{"family":"Williams","given":"Emma"},{"family":"Graver","given":"Christine"},{"family":"Defever","given":"Emmanuel"},{"family":"Kamanth","given":"Sanjeet"},{"family":"Kay","given":"Dominic"},{"family":"Ogor","given":"Joe"},{"family":"Winter","given":"Louise"},{"family":"Horton","given":"Sarah"},{"family":"Welch","given":"Gillian"},{"family":"Hollinshead","given":"Kath"},{"family":"Peters","given":"James"},{"family":"Labao","given":"Julius"},{"family":"Dmello","given":"Andrea"},{"family":"Dawson","given":"Julie"},{"family":"Graham","given":"Denise"},{"family":"De Lord","given":"Denise"},{"family":"Deery","given":"Jo"},{"family":"Hazelton","given":"Tracy"},{"family":"Carette","given":"Simon"},{"family":"Chung","given":"Sharon"},{"family":"Cuthbertson","given":"David"},{"family":"Forbess","given":"Lindsy J."},{"family":"Gewurz-Singer","given":"Ora"},{"family":"Hoffman","given":"Gary S."},{"family":"Koening","given":"Curry L."},{"family":"Maksimowicz-McKinnon","given":"Kathleen M."},{"family":"McAlear","given":"Carol A."},{"family":"Moreland","given":"Larry W."},{"family":"Pagnoux","given":"Christian"},{"family":"Seo","given":"Philip"},{"family":"Specks","given":"Ulrich"},{"family":"Spiera","given":"Robert F."},{"family":"Sreih","given":"Antoine"},{"family":"Warrington","given":"Kenneth J."},{"family":"Monach","given":"Paul A."},{"family":"Weisman","given":"Michael"}],"issued":{"date-parts":[["2024",6]]}}}],"schema":"https://github.com/citation-style-language/schema/raw/master/csl-citation.json"} </w:instrText>
      </w:r>
      <w:r w:rsidR="002760B8">
        <w:rPr>
          <w:rFonts w:ascii="Arial" w:eastAsia="Times New Roman" w:hAnsi="Arial" w:cs="Arial"/>
          <w:kern w:val="0"/>
          <w:sz w:val="22"/>
          <w:szCs w:val="22"/>
          <w14:ligatures w14:val="none"/>
        </w:rPr>
        <w:fldChar w:fldCharType="separate"/>
      </w:r>
      <w:r w:rsidR="002760B8" w:rsidRPr="002760B8">
        <w:rPr>
          <w:rFonts w:ascii="Arial" w:hAnsi="Arial" w:cs="Arial"/>
          <w:kern w:val="0"/>
          <w:sz w:val="22"/>
          <w:vertAlign w:val="superscript"/>
        </w:rPr>
        <w:t>27</w:t>
      </w:r>
      <w:r w:rsidR="002760B8">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w:t>
      </w:r>
      <w:r w:rsidRPr="00E1730B">
        <w:rPr>
          <w:rFonts w:ascii="Arial" w:hAnsi="Arial" w:cs="Arial"/>
          <w:sz w:val="22"/>
          <w:szCs w:val="22"/>
        </w:rPr>
        <w:t>Together, these data suggest medin is in the right place, the right time, and is associated genetically, and immunologically (my data).  Thus, medin is a top candidate for playing a critical role in GCA pathogenesis. However, no mechanistic link between medin amyloid and GCA autoimmunity has been established.</w:t>
      </w:r>
      <w:r w:rsidRPr="00E1730B">
        <w:rPr>
          <w:rFonts w:ascii="Arial" w:hAnsi="Arial" w:cs="Arial"/>
          <w:i/>
          <w:iCs/>
          <w:sz w:val="22"/>
          <w:szCs w:val="22"/>
          <w:u w:val="single"/>
        </w:rPr>
        <w:t xml:space="preserve"> </w:t>
      </w:r>
      <w:r w:rsidRPr="000F79CF">
        <w:rPr>
          <w:rFonts w:ascii="Arial" w:hAnsi="Arial" w:cs="Arial"/>
          <w:iCs/>
          <w:sz w:val="22"/>
          <w:szCs w:val="22"/>
          <w:u w:val="single"/>
        </w:rPr>
        <w:t>My overarching hypothesis is that medin amyloid aggregation triggers an autoimmune cascade that leads to vascular destruction in GCA</w:t>
      </w:r>
      <w:r w:rsidRPr="00E1730B">
        <w:rPr>
          <w:rFonts w:ascii="Arial" w:hAnsi="Arial" w:cs="Arial"/>
          <w:i/>
          <w:iCs/>
          <w:sz w:val="22"/>
          <w:szCs w:val="22"/>
          <w:u w:val="single"/>
        </w:rPr>
        <w:t>.</w:t>
      </w:r>
      <w:r w:rsidRPr="00E1730B">
        <w:rPr>
          <w:rFonts w:ascii="Arial" w:hAnsi="Arial" w:cs="Arial"/>
          <w:b/>
          <w:bCs/>
          <w:sz w:val="22"/>
          <w:szCs w:val="22"/>
        </w:rPr>
        <w:t xml:space="preserve"> </w:t>
      </w:r>
      <w:r w:rsidRPr="00E1730B">
        <w:rPr>
          <w:rFonts w:ascii="Arial" w:hAnsi="Arial" w:cs="Arial"/>
          <w:sz w:val="22"/>
          <w:szCs w:val="22"/>
        </w:rPr>
        <w:t xml:space="preserve"> I will investigate this hypothesis in the following aims:</w:t>
      </w:r>
    </w:p>
    <w:p w14:paraId="7FD898F0" w14:textId="77777777" w:rsidR="00A16AB3" w:rsidRPr="00875033" w:rsidRDefault="00A16AB3" w:rsidP="00A16AB3">
      <w:pPr>
        <w:rPr>
          <w:rFonts w:ascii="Arial" w:hAnsi="Arial" w:cs="Arial"/>
          <w:sz w:val="22"/>
          <w:szCs w:val="22"/>
        </w:rPr>
      </w:pPr>
    </w:p>
    <w:p w14:paraId="33703CF4" w14:textId="7D6CE0CF" w:rsidR="00A16AB3" w:rsidRPr="00875033" w:rsidRDefault="00A16AB3" w:rsidP="00A16AB3">
      <w:pPr>
        <w:rPr>
          <w:rFonts w:ascii="Arial" w:hAnsi="Arial" w:cs="Arial"/>
          <w:b/>
          <w:bCs/>
          <w:i/>
          <w:iCs/>
          <w:sz w:val="22"/>
          <w:szCs w:val="22"/>
          <w:u w:val="single"/>
        </w:rPr>
      </w:pPr>
      <w:r w:rsidRPr="00875033">
        <w:rPr>
          <w:rFonts w:ascii="Arial" w:hAnsi="Arial" w:cs="Arial"/>
          <w:b/>
          <w:bCs/>
          <w:sz w:val="22"/>
          <w:szCs w:val="22"/>
        </w:rPr>
        <w:t xml:space="preserve">Aim 1: </w:t>
      </w:r>
      <w:r>
        <w:rPr>
          <w:rFonts w:ascii="Arial" w:hAnsi="Arial" w:cs="Arial"/>
          <w:b/>
          <w:bCs/>
          <w:sz w:val="22"/>
          <w:szCs w:val="22"/>
        </w:rPr>
        <w:t xml:space="preserve">Validate the seropositivity of GCA patients to medin in an expanded cohort using orthogonal assays. </w:t>
      </w:r>
      <w:r>
        <w:rPr>
          <w:rFonts w:ascii="Arial" w:hAnsi="Arial" w:cs="Arial"/>
          <w:sz w:val="22"/>
          <w:szCs w:val="22"/>
        </w:rPr>
        <w:t>My</w:t>
      </w:r>
      <w:r w:rsidRPr="00C4135F">
        <w:rPr>
          <w:rFonts w:ascii="Arial" w:hAnsi="Arial" w:cs="Arial"/>
          <w:sz w:val="22"/>
          <w:szCs w:val="22"/>
        </w:rPr>
        <w:t xml:space="preserve"> preliminary PhIP-seq </w:t>
      </w:r>
      <w:r>
        <w:rPr>
          <w:rFonts w:ascii="Arial" w:hAnsi="Arial" w:cs="Arial"/>
          <w:sz w:val="22"/>
          <w:szCs w:val="22"/>
        </w:rPr>
        <w:t>studies</w:t>
      </w:r>
      <w:r w:rsidRPr="00C4135F">
        <w:rPr>
          <w:rFonts w:ascii="Arial" w:hAnsi="Arial" w:cs="Arial"/>
          <w:sz w:val="22"/>
          <w:szCs w:val="22"/>
        </w:rPr>
        <w:t xml:space="preserve"> </w:t>
      </w:r>
      <w:r>
        <w:rPr>
          <w:rFonts w:ascii="Arial" w:hAnsi="Arial" w:cs="Arial"/>
          <w:sz w:val="22"/>
          <w:szCs w:val="22"/>
        </w:rPr>
        <w:t>indicate that</w:t>
      </w:r>
      <w:r w:rsidRPr="00C4135F">
        <w:rPr>
          <w:rFonts w:ascii="Arial" w:hAnsi="Arial" w:cs="Arial"/>
          <w:sz w:val="22"/>
          <w:szCs w:val="22"/>
        </w:rPr>
        <w:t xml:space="preserve"> </w:t>
      </w:r>
      <w:r>
        <w:rPr>
          <w:rFonts w:ascii="Arial" w:hAnsi="Arial" w:cs="Arial"/>
          <w:sz w:val="22"/>
          <w:szCs w:val="22"/>
        </w:rPr>
        <w:t>anti-</w:t>
      </w:r>
      <w:r w:rsidRPr="00C4135F">
        <w:rPr>
          <w:rFonts w:ascii="Arial" w:hAnsi="Arial" w:cs="Arial"/>
          <w:sz w:val="22"/>
          <w:szCs w:val="22"/>
        </w:rPr>
        <w:t>medin</w:t>
      </w:r>
      <w:r>
        <w:rPr>
          <w:rFonts w:ascii="Arial" w:hAnsi="Arial" w:cs="Arial"/>
          <w:sz w:val="22"/>
          <w:szCs w:val="22"/>
        </w:rPr>
        <w:t xml:space="preserve"> antibodies are present</w:t>
      </w:r>
      <w:r w:rsidRPr="00C4135F">
        <w:rPr>
          <w:rFonts w:ascii="Arial" w:hAnsi="Arial" w:cs="Arial"/>
          <w:sz w:val="22"/>
          <w:szCs w:val="22"/>
        </w:rPr>
        <w:t xml:space="preserve"> in a</w:t>
      </w:r>
      <w:r>
        <w:rPr>
          <w:rFonts w:ascii="Arial" w:hAnsi="Arial" w:cs="Arial"/>
          <w:sz w:val="22"/>
          <w:szCs w:val="22"/>
        </w:rPr>
        <w:t xml:space="preserve"> </w:t>
      </w:r>
      <w:r w:rsidRPr="00C4135F">
        <w:rPr>
          <w:rFonts w:ascii="Arial" w:hAnsi="Arial" w:cs="Arial"/>
          <w:sz w:val="22"/>
          <w:szCs w:val="22"/>
        </w:rPr>
        <w:t>subset of GCA patients.</w:t>
      </w:r>
      <w:r>
        <w:rPr>
          <w:rFonts w:ascii="Arial" w:hAnsi="Arial" w:cs="Arial"/>
          <w:sz w:val="22"/>
          <w:szCs w:val="22"/>
        </w:rPr>
        <w:t xml:space="preserve"> </w:t>
      </w:r>
      <w:r w:rsidRPr="00C4135F">
        <w:rPr>
          <w:rFonts w:ascii="Arial" w:hAnsi="Arial" w:cs="Arial"/>
          <w:sz w:val="22"/>
          <w:szCs w:val="22"/>
        </w:rPr>
        <w:t xml:space="preserve">To fully investigate </w:t>
      </w:r>
      <w:r>
        <w:rPr>
          <w:rFonts w:ascii="Arial" w:hAnsi="Arial" w:cs="Arial"/>
          <w:sz w:val="22"/>
          <w:szCs w:val="22"/>
        </w:rPr>
        <w:t xml:space="preserve">the prevalence of </w:t>
      </w:r>
      <w:r w:rsidRPr="00C4135F">
        <w:rPr>
          <w:rFonts w:ascii="Arial" w:hAnsi="Arial" w:cs="Arial"/>
          <w:sz w:val="22"/>
          <w:szCs w:val="22"/>
        </w:rPr>
        <w:t xml:space="preserve">anti-medin antibodies </w:t>
      </w:r>
      <w:r>
        <w:rPr>
          <w:rFonts w:ascii="Arial" w:hAnsi="Arial" w:cs="Arial"/>
          <w:sz w:val="22"/>
          <w:szCs w:val="22"/>
        </w:rPr>
        <w:t>in</w:t>
      </w:r>
      <w:r w:rsidRPr="00C4135F">
        <w:rPr>
          <w:rFonts w:ascii="Arial" w:hAnsi="Arial" w:cs="Arial"/>
          <w:sz w:val="22"/>
          <w:szCs w:val="22"/>
        </w:rPr>
        <w:t xml:space="preserve"> GCA, I </w:t>
      </w:r>
      <w:r>
        <w:rPr>
          <w:rFonts w:ascii="Arial" w:hAnsi="Arial" w:cs="Arial"/>
          <w:sz w:val="22"/>
          <w:szCs w:val="22"/>
        </w:rPr>
        <w:t>have expanded my patient cohort to</w:t>
      </w:r>
      <w:r w:rsidRPr="00C4135F">
        <w:rPr>
          <w:rFonts w:ascii="Arial" w:hAnsi="Arial" w:cs="Arial"/>
          <w:sz w:val="22"/>
          <w:szCs w:val="22"/>
        </w:rPr>
        <w:t xml:space="preserve"> 423 GCA patients from the VCRC (233 of which have been run on PhIP-seq) and </w:t>
      </w:r>
      <w:r>
        <w:rPr>
          <w:rFonts w:ascii="Arial" w:hAnsi="Arial" w:cs="Arial"/>
          <w:sz w:val="22"/>
          <w:szCs w:val="22"/>
        </w:rPr>
        <w:t>80</w:t>
      </w:r>
      <w:r w:rsidRPr="00C4135F">
        <w:rPr>
          <w:rFonts w:ascii="Arial" w:hAnsi="Arial" w:cs="Arial"/>
          <w:sz w:val="22"/>
          <w:szCs w:val="22"/>
        </w:rPr>
        <w:t xml:space="preserve"> GCA patients from Université Paris </w:t>
      </w:r>
      <w:proofErr w:type="spellStart"/>
      <w:r w:rsidRPr="00C4135F">
        <w:rPr>
          <w:rFonts w:ascii="Arial" w:hAnsi="Arial" w:cs="Arial"/>
          <w:sz w:val="22"/>
          <w:szCs w:val="22"/>
        </w:rPr>
        <w:t>Cité</w:t>
      </w:r>
      <w:proofErr w:type="spellEnd"/>
      <w:r w:rsidRPr="00C4135F">
        <w:rPr>
          <w:rFonts w:ascii="Arial" w:hAnsi="Arial" w:cs="Arial"/>
          <w:sz w:val="22"/>
          <w:szCs w:val="22"/>
        </w:rPr>
        <w:t>.</w:t>
      </w:r>
      <w:r>
        <w:rPr>
          <w:rFonts w:ascii="Arial" w:hAnsi="Arial" w:cs="Arial"/>
          <w:sz w:val="22"/>
          <w:szCs w:val="22"/>
        </w:rPr>
        <w:t xml:space="preserve"> I </w:t>
      </w:r>
      <w:r w:rsidRPr="00C4135F">
        <w:rPr>
          <w:rFonts w:ascii="Arial" w:hAnsi="Arial" w:cs="Arial"/>
          <w:sz w:val="22"/>
          <w:szCs w:val="22"/>
        </w:rPr>
        <w:t>will</w:t>
      </w:r>
      <w:r>
        <w:rPr>
          <w:rFonts w:ascii="Arial" w:hAnsi="Arial" w:cs="Arial"/>
          <w:sz w:val="22"/>
          <w:szCs w:val="22"/>
        </w:rPr>
        <w:t xml:space="preserve"> first screen for autoantibodies in my expanded cohort using PhIP-seq. A limitation of PhIP-seq is that it only detects antibody reactivities to linear epitopes. Thus, I may be underestimating the true prevalence of anti-medin autoantibodies in the GCA population with PhIP-seq alone. To address this, I will develop an ELISA </w:t>
      </w:r>
      <w:r w:rsidRPr="00C4135F">
        <w:rPr>
          <w:rFonts w:ascii="Arial" w:hAnsi="Arial" w:cs="Arial"/>
          <w:sz w:val="22"/>
          <w:szCs w:val="22"/>
        </w:rPr>
        <w:t xml:space="preserve">on full length medin protein in </w:t>
      </w:r>
      <w:r w:rsidR="00D66625">
        <w:rPr>
          <w:rFonts w:ascii="Arial" w:hAnsi="Arial" w:cs="Arial"/>
          <w:sz w:val="22"/>
          <w:szCs w:val="22"/>
        </w:rPr>
        <w:t>its amyloid aggregate form</w:t>
      </w:r>
      <w:r>
        <w:rPr>
          <w:rFonts w:ascii="Arial" w:hAnsi="Arial" w:cs="Arial"/>
          <w:sz w:val="22"/>
          <w:szCs w:val="22"/>
        </w:rPr>
        <w:t xml:space="preserve"> that will be used to screen all patients. In parallel, I will use mutagenesis of the medin fragment to fine map the autoantibody binding determinants. </w:t>
      </w:r>
      <w:r w:rsidRPr="00C4135F">
        <w:rPr>
          <w:rFonts w:ascii="Arial" w:hAnsi="Arial" w:cs="Arial"/>
          <w:sz w:val="22"/>
          <w:szCs w:val="22"/>
        </w:rPr>
        <w:t>Additional control cohorts</w:t>
      </w:r>
      <w:r>
        <w:rPr>
          <w:rFonts w:ascii="Arial" w:hAnsi="Arial" w:cs="Arial"/>
          <w:sz w:val="22"/>
          <w:szCs w:val="22"/>
        </w:rPr>
        <w:t xml:space="preserve"> of healthy individuals</w:t>
      </w:r>
      <w:r w:rsidRPr="00C4135F">
        <w:rPr>
          <w:rFonts w:ascii="Arial" w:hAnsi="Arial" w:cs="Arial"/>
          <w:sz w:val="22"/>
          <w:szCs w:val="22"/>
        </w:rPr>
        <w:t xml:space="preserve"> will also be run to establish prevalence as a function of age in the general population. </w:t>
      </w:r>
    </w:p>
    <w:p w14:paraId="73DF2997" w14:textId="77777777" w:rsidR="00A16AB3" w:rsidRPr="00875033" w:rsidRDefault="00A16AB3" w:rsidP="00A16AB3">
      <w:pPr>
        <w:rPr>
          <w:rFonts w:ascii="Arial" w:hAnsi="Arial" w:cs="Arial"/>
          <w:sz w:val="22"/>
          <w:szCs w:val="22"/>
        </w:rPr>
      </w:pPr>
    </w:p>
    <w:p w14:paraId="534B7499" w14:textId="77777777" w:rsidR="00A16AB3" w:rsidRPr="00875033" w:rsidRDefault="00A16AB3" w:rsidP="00A16AB3">
      <w:pPr>
        <w:rPr>
          <w:rFonts w:ascii="Arial" w:hAnsi="Arial" w:cs="Arial"/>
          <w:sz w:val="22"/>
          <w:szCs w:val="22"/>
          <w:highlight w:val="yellow"/>
        </w:rPr>
      </w:pPr>
      <w:r w:rsidRPr="00875033">
        <w:rPr>
          <w:rFonts w:ascii="Arial" w:hAnsi="Arial" w:cs="Arial"/>
          <w:b/>
          <w:bCs/>
          <w:sz w:val="22"/>
          <w:szCs w:val="22"/>
        </w:rPr>
        <w:t xml:space="preserve">Aim 2: </w:t>
      </w:r>
      <w:r>
        <w:rPr>
          <w:rFonts w:ascii="Arial" w:hAnsi="Arial" w:cs="Arial"/>
          <w:b/>
          <w:bCs/>
          <w:sz w:val="22"/>
          <w:szCs w:val="22"/>
        </w:rPr>
        <w:t xml:space="preserve">Using patient biopsies, investigate medin-specific immunoglobin deposition relative to medin amyloid aggregation and human cell infiltrates. </w:t>
      </w:r>
      <w:r>
        <w:rPr>
          <w:rFonts w:ascii="Arial" w:hAnsi="Arial" w:cs="Arial"/>
          <w:sz w:val="22"/>
          <w:szCs w:val="22"/>
        </w:rPr>
        <w:t xml:space="preserve">To better understand the role of medin-autoantibodies, I propose to leverage an established collaboration with UCSF </w:t>
      </w:r>
      <w:r w:rsidRPr="00875033">
        <w:rPr>
          <w:rFonts w:ascii="Arial" w:hAnsi="Arial" w:cs="Arial"/>
          <w:sz w:val="22"/>
          <w:szCs w:val="22"/>
        </w:rPr>
        <w:t>Oculofacial Plastic Surgery</w:t>
      </w:r>
      <w:r>
        <w:rPr>
          <w:rFonts w:ascii="Arial" w:hAnsi="Arial" w:cs="Arial"/>
          <w:sz w:val="22"/>
          <w:szCs w:val="22"/>
        </w:rPr>
        <w:t xml:space="preserve"> to recruit patients with suspected GCA to acquire biopsy tissue. This valuable resource will power multiple lines of investigation, including immunofluorescent co-localization of autoantibodies, medin, and the complex repertoire of immune cells known to be resident in GCA. Additional methods, including mass spectrometry and spatial proteomics, are also possible. To further advance medin as a likely autoimmune target underlying GCA, these data will be critical to either support or refute my hypothesis. </w:t>
      </w:r>
    </w:p>
    <w:p w14:paraId="10C4FD68" w14:textId="77777777" w:rsidR="00A16AB3" w:rsidRPr="00875033" w:rsidRDefault="00A16AB3" w:rsidP="00A16AB3">
      <w:pPr>
        <w:pStyle w:val="NormalWeb"/>
        <w:rPr>
          <w:rFonts w:ascii="Arial" w:hAnsi="Arial" w:cs="Arial"/>
          <w:sz w:val="22"/>
          <w:szCs w:val="22"/>
        </w:rPr>
      </w:pPr>
      <w:r w:rsidRPr="00875033">
        <w:rPr>
          <w:rFonts w:ascii="Arial" w:hAnsi="Arial" w:cs="Arial"/>
          <w:b/>
          <w:bCs/>
          <w:sz w:val="22"/>
          <w:szCs w:val="22"/>
        </w:rPr>
        <w:t>Impact</w:t>
      </w:r>
      <w:r>
        <w:rPr>
          <w:rFonts w:ascii="Arial" w:hAnsi="Arial" w:cs="Arial"/>
          <w:b/>
          <w:bCs/>
          <w:sz w:val="22"/>
          <w:szCs w:val="22"/>
        </w:rPr>
        <w:t xml:space="preserve"> and Deliverables</w:t>
      </w:r>
      <w:r w:rsidRPr="00875033">
        <w:rPr>
          <w:rFonts w:ascii="Arial" w:hAnsi="Arial" w:cs="Arial"/>
          <w:b/>
          <w:bCs/>
          <w:sz w:val="22"/>
          <w:szCs w:val="22"/>
        </w:rPr>
        <w:t xml:space="preserve">: </w:t>
      </w:r>
      <w:r>
        <w:rPr>
          <w:rFonts w:ascii="Arial" w:hAnsi="Arial" w:cs="Arial"/>
          <w:sz w:val="22"/>
          <w:szCs w:val="22"/>
        </w:rPr>
        <w:t xml:space="preserve">I have identified medin as a top candidate as an autoimmune target in GCA, a disease that is dangerous and difficult to diagnose and treat. Further linking medin through these investigations will be a significant step forward toward </w:t>
      </w:r>
      <w:r w:rsidRPr="00875033">
        <w:rPr>
          <w:rFonts w:ascii="Arial" w:hAnsi="Arial" w:cs="Arial"/>
          <w:sz w:val="22"/>
          <w:szCs w:val="22"/>
        </w:rPr>
        <w:t>understanding the pathophysiology of th</w:t>
      </w:r>
      <w:r>
        <w:rPr>
          <w:rFonts w:ascii="Arial" w:hAnsi="Arial" w:cs="Arial"/>
          <w:sz w:val="22"/>
          <w:szCs w:val="22"/>
        </w:rPr>
        <w:t>is</w:t>
      </w:r>
      <w:r w:rsidRPr="00875033">
        <w:rPr>
          <w:rFonts w:ascii="Arial" w:hAnsi="Arial" w:cs="Arial"/>
          <w:sz w:val="22"/>
          <w:szCs w:val="22"/>
        </w:rPr>
        <w:t xml:space="preserve"> </w:t>
      </w:r>
      <w:r>
        <w:rPr>
          <w:rFonts w:ascii="Arial" w:hAnsi="Arial" w:cs="Arial"/>
          <w:sz w:val="22"/>
          <w:szCs w:val="22"/>
        </w:rPr>
        <w:t xml:space="preserve">important </w:t>
      </w:r>
      <w:r w:rsidRPr="00875033">
        <w:rPr>
          <w:rFonts w:ascii="Arial" w:hAnsi="Arial" w:cs="Arial"/>
          <w:sz w:val="22"/>
          <w:szCs w:val="22"/>
        </w:rPr>
        <w:t>disease</w:t>
      </w:r>
      <w:r>
        <w:rPr>
          <w:rFonts w:ascii="Arial" w:hAnsi="Arial" w:cs="Arial"/>
          <w:sz w:val="22"/>
          <w:szCs w:val="22"/>
        </w:rPr>
        <w:t xml:space="preserve"> of aging, while also providing both diagnostic and therapeutic potential. Ultimately, </w:t>
      </w:r>
      <w:r w:rsidRPr="00875033">
        <w:rPr>
          <w:rFonts w:ascii="Arial" w:hAnsi="Arial" w:cs="Arial"/>
          <w:sz w:val="22"/>
          <w:szCs w:val="22"/>
        </w:rPr>
        <w:t>this research may provide the foundation for more effective treatments that address the underlying immune mechanisms of GCA.</w:t>
      </w:r>
    </w:p>
    <w:p w14:paraId="01154DBC" w14:textId="77777777" w:rsidR="00A16AB3" w:rsidRPr="00F32498" w:rsidRDefault="00A16AB3" w:rsidP="00A16AB3">
      <w:pPr>
        <w:pBdr>
          <w:bottom w:val="single" w:sz="6" w:space="1" w:color="auto"/>
        </w:pBdr>
        <w:rPr>
          <w:rFonts w:ascii="Arial" w:hAnsi="Arial" w:cs="Arial"/>
          <w:b/>
          <w:bCs/>
          <w:sz w:val="22"/>
          <w:szCs w:val="22"/>
        </w:rPr>
      </w:pPr>
      <w:r w:rsidRPr="00F32498">
        <w:rPr>
          <w:rFonts w:ascii="Arial" w:hAnsi="Arial" w:cs="Arial"/>
          <w:b/>
          <w:bCs/>
          <w:sz w:val="22"/>
          <w:szCs w:val="22"/>
        </w:rPr>
        <w:lastRenderedPageBreak/>
        <w:t>RESEARCH STRATEGY</w:t>
      </w:r>
    </w:p>
    <w:p w14:paraId="2953DFD1" w14:textId="77777777" w:rsidR="00A16AB3" w:rsidRPr="00F32498" w:rsidRDefault="00A16AB3" w:rsidP="00A16AB3">
      <w:pPr>
        <w:pBdr>
          <w:bottom w:val="single" w:sz="6" w:space="1" w:color="auto"/>
        </w:pBdr>
        <w:rPr>
          <w:rFonts w:ascii="Arial" w:hAnsi="Arial" w:cs="Arial"/>
          <w:b/>
          <w:bCs/>
          <w:sz w:val="22"/>
          <w:szCs w:val="22"/>
        </w:rPr>
      </w:pPr>
    </w:p>
    <w:p w14:paraId="11BE2973" w14:textId="77777777" w:rsidR="00A16AB3" w:rsidRPr="00F32498" w:rsidRDefault="00A16AB3" w:rsidP="00A16AB3">
      <w:pPr>
        <w:pBdr>
          <w:bottom w:val="single" w:sz="6" w:space="1" w:color="auto"/>
        </w:pBdr>
        <w:rPr>
          <w:rFonts w:ascii="Arial" w:hAnsi="Arial" w:cs="Arial"/>
          <w:b/>
          <w:bCs/>
          <w:sz w:val="22"/>
          <w:szCs w:val="22"/>
        </w:rPr>
      </w:pPr>
      <w:r w:rsidRPr="00F32498">
        <w:rPr>
          <w:rFonts w:ascii="Arial" w:hAnsi="Arial" w:cs="Arial"/>
          <w:b/>
          <w:bCs/>
          <w:sz w:val="22"/>
          <w:szCs w:val="22"/>
        </w:rPr>
        <w:t>1. SIGNIFICANCE AND PRELIMINARY DATA</w:t>
      </w:r>
      <w:r w:rsidRPr="00F32498">
        <w:rPr>
          <w:rFonts w:ascii="Arial" w:hAnsi="Arial" w:cs="Arial"/>
          <w:b/>
          <w:bCs/>
          <w:sz w:val="22"/>
          <w:szCs w:val="22"/>
        </w:rPr>
        <w:tab/>
        <w:t xml:space="preserve"> </w:t>
      </w:r>
    </w:p>
    <w:p w14:paraId="4748DB8F" w14:textId="6B31BCD9" w:rsidR="00A16AB3" w:rsidRPr="00F32498" w:rsidRDefault="00A16AB3" w:rsidP="00A16AB3">
      <w:pPr>
        <w:rPr>
          <w:rFonts w:ascii="Arial" w:hAnsi="Arial" w:cs="Arial"/>
          <w:b/>
          <w:bCs/>
          <w:sz w:val="22"/>
          <w:szCs w:val="22"/>
        </w:rPr>
      </w:pPr>
      <w:r w:rsidRPr="00F32498">
        <w:rPr>
          <w:rFonts w:ascii="Arial" w:hAnsi="Arial" w:cs="Arial"/>
          <w:b/>
          <w:bCs/>
          <w:sz w:val="22"/>
          <w:szCs w:val="22"/>
        </w:rPr>
        <w:t>Giant Cell Arteritis (GCA) is a devastating disease</w:t>
      </w:r>
      <w:r>
        <w:rPr>
          <w:rFonts w:ascii="Arial" w:hAnsi="Arial" w:cs="Arial"/>
          <w:b/>
          <w:bCs/>
          <w:sz w:val="22"/>
          <w:szCs w:val="22"/>
        </w:rPr>
        <w:t xml:space="preserve"> of people over 50 years of age</w:t>
      </w:r>
      <w:r w:rsidR="002760B8">
        <w:rPr>
          <w:rFonts w:ascii="Arial" w:hAnsi="Arial" w:cs="Arial"/>
          <w:b/>
          <w:bCs/>
          <w:sz w:val="22"/>
          <w:szCs w:val="22"/>
        </w:rPr>
        <w:t>.</w:t>
      </w:r>
    </w:p>
    <w:p w14:paraId="511BD6AD" w14:textId="381E83C2" w:rsidR="00A16AB3" w:rsidRPr="00F32498" w:rsidRDefault="00A16AB3" w:rsidP="00A16AB3">
      <w:pPr>
        <w:rPr>
          <w:rFonts w:ascii="Arial" w:hAnsi="Arial" w:cs="Arial"/>
          <w:sz w:val="22"/>
          <w:szCs w:val="22"/>
        </w:rPr>
      </w:pPr>
      <w:r w:rsidRPr="00F32498">
        <w:rPr>
          <w:rFonts w:ascii="Arial" w:hAnsi="Arial" w:cs="Arial"/>
          <w:sz w:val="22"/>
          <w:szCs w:val="22"/>
        </w:rPr>
        <w:t>GCA, the most common form of autoimmune vasculitis</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{"citationID":"GHAxLNKC","properties":{"formattedCitation":"\\super 28\\nosupersub{}","plainCitation":"28","noteIndex":0},"citationItems":[{"id":1929,"uris":["http://zotero.org/users/10812369/items/E7L6Z428"],"itemData":{"id":1929,"type":"article-journal","abstract":"The many forms of vasculitis are characterized by inflammation of blood vessels, leading to potentially long-term sequelae including vision loss, aneurysm formation and kidney failure. Accurate estimation of the incidence and prevalence has been hampered by the absence of reliable diagnostic criteria and the rarity of these conditions; however, much progress has been made over the past two decades, although data are still lacking from many parts of the world including the Indian subcontinent, China, Africa and South America. Giant cell arteritis occurs in those aged 50 years and over and seems to mainly affect persons of northern European ancestry, whereas Takayasu arteritis occurs mainly in those aged under 40 years. By contrast, Kawasaki disease mainly occurs in children aged under 5 years and is most common in children of Asian ancestry, and IgA vasculitis occurs in children and adolescents. Although much less common than giant cell arteritis, the different forms of antineutrophil cytoplasmic antibody-associated vasculitis are being increasingly recognized in most populations and occur more frequently with increasing age. Behçet syndrome occurs most commonly along the ancient silk road between Europe and China. Much work needs to be done to better understand the influence of ethnicity, geographical location, environment and social factors on the development of vasculitis.","container-title":"Nature Reviews Rheumatology","DOI":"10.1038/s41584-021-00718-8","ISSN":"1759-4790, 1759-4804","issue":"1","journalAbbreviation":"Nat Rev Rheumatol","language":"en","page":"22-34","source":"DOI.org (Crossref)","title":"Global epidemiology of vasculitis","volume":"18","author":[{"family":"Watts","given":"Richard A."},{"family":"Hatemi","given":"Gulen"},{"family":"Burns","given":"Jane C."},{"family":"Mohammad","given":"Aladdin J."}],"issued":{"date-parts":[["2022",1]]}}}],"schema":"https://github.com/citation-style-language/schema/raw/master/csl-citation.json"}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28</w:t>
      </w:r>
      <w:r w:rsidR="008D1BC9">
        <w:rPr>
          <w:rFonts w:ascii="Arial" w:hAnsi="Arial" w:cs="Arial"/>
          <w:sz w:val="22"/>
          <w:szCs w:val="22"/>
        </w:rPr>
        <w:fldChar w:fldCharType="end"/>
      </w:r>
      <w:r w:rsidRPr="00F32498">
        <w:rPr>
          <w:rFonts w:ascii="Arial" w:hAnsi="Arial" w:cs="Arial"/>
          <w:sz w:val="22"/>
          <w:szCs w:val="22"/>
        </w:rPr>
        <w:t xml:space="preserve">, </w:t>
      </w:r>
      <w:r w:rsidRPr="006A7DB6">
        <w:rPr>
          <w:rFonts w:ascii="Arial" w:hAnsi="Arial" w:cs="Arial"/>
          <w:sz w:val="22"/>
          <w:szCs w:val="22"/>
        </w:rPr>
        <w:t>exclusively affects individuals over age 50</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{"citationID":"cU69E3AD","properties":{"formattedCitation":"\\super 10\\nosupersub{}","plainCitation":"10","noteIndex":0},"citationItems":[{"id":1899,"uris":["http://zotero.org/users/10812369/items/SXV6A8JV"],"itemData":{"id":1899,"type":"article-journal","abstract":"Objective 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8D1BC9">
        <w:rPr>
          <w:rFonts w:ascii="Cambria Math" w:hAnsi="Cambria Math" w:cs="Cambria Math"/>
          <w:sz w:val="22"/>
          <w:szCs w:val="22"/>
        </w:rPr>
        <w:instrText>‐</w:instrText>
      </w:r>
      <w:r w:rsidR="008D1BC9">
        <w:rPr>
          <w:rFonts w:ascii="Arial" w:hAnsi="Arial" w:cs="Arial"/>
          <w:sz w:val="22"/>
          <w:szCs w:val="22"/>
        </w:rPr>
        <w:instrText>driven reduction of candidate items, (5) derivation of a points</w:instrText>
      </w:r>
      <w:r w:rsidR="008D1BC9">
        <w:rPr>
          <w:rFonts w:ascii="Cambria Math" w:hAnsi="Cambria Math" w:cs="Cambria Math"/>
          <w:sz w:val="22"/>
          <w:szCs w:val="22"/>
        </w:rPr>
        <w:instrText>‐</w:instrText>
      </w:r>
      <w:r w:rsidR="008D1BC9">
        <w:rPr>
          <w:rFonts w:ascii="Arial" w:hAnsi="Arial" w:cs="Arial"/>
          <w:sz w:val="22"/>
          <w:szCs w:val="22"/>
        </w:rPr>
        <w:instrText xml:space="preserve">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10</w:t>
      </w:r>
      <w:r w:rsidR="008D1BC9">
        <w:rPr>
          <w:rFonts w:ascii="Arial" w:hAnsi="Arial" w:cs="Arial"/>
          <w:sz w:val="22"/>
          <w:szCs w:val="22"/>
        </w:rPr>
        <w:fldChar w:fldCharType="end"/>
      </w:r>
      <w:r>
        <w:rPr>
          <w:rFonts w:ascii="Arial" w:hAnsi="Arial" w:cs="Arial"/>
          <w:sz w:val="22"/>
          <w:szCs w:val="22"/>
        </w:rPr>
        <w:t>,</w:t>
      </w:r>
      <w:r w:rsidRPr="00F32498">
        <w:rPr>
          <w:rFonts w:ascii="Arial" w:hAnsi="Arial" w:cs="Arial"/>
          <w:sz w:val="22"/>
          <w:szCs w:val="22"/>
        </w:rPr>
        <w:t xml:space="preserve"> causes inflammation in the arteries, particularly in the temporal and cranial vessels, leading to complications such as blindness, stroke, and aortic aneurysms</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{"citationID":"8bZRWhp4","properties":{"formattedCitation":"\\super 5\\nosupersub{}","plainCitation":"5","noteIndex":0},"citationItems":[{"id":1922,"uris":["http://zotero.org/users/10812369/items/YBZ6AUE7"],"itemData":{"id":1922,"type":"article-journal","container-title":"The Lancet Rheumatology","DOI":"10.1016/S2665-9913(23)00300-4","ISSN":"26659913","issue":"6","journalAbbreviation":"The Lancet Rheumatology","language":"en","page":"e397-e408","source":"DOI.org (Crossref)","title":"Large vessel giant cell arteritis","volume":"6","author":[{"family":"Van Der Geest","given":"Kornelis S M"},{"family":"Sandovici","given":"Maria"},{"family":"Bley","given":"Thorsten A"},{"family":"Stone","given":"James R"},{"family":"Slart","given":"Riemer H J A"},{"family":"Brouwer","given":"Elisabeth"}],"issued":{"date-parts":[["2024",6]]}}}],"schema":"https://github.com/citation-style-language/schema/raw/master/csl-citation.json"}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5</w:t>
      </w:r>
      <w:r w:rsidR="008D1BC9">
        <w:rPr>
          <w:rFonts w:ascii="Arial" w:hAnsi="Arial" w:cs="Arial"/>
          <w:sz w:val="22"/>
          <w:szCs w:val="22"/>
        </w:rPr>
        <w:fldChar w:fldCharType="end"/>
      </w:r>
      <w:r w:rsidRPr="00F32498">
        <w:rPr>
          <w:rFonts w:ascii="Arial" w:hAnsi="Arial" w:cs="Arial"/>
          <w:sz w:val="22"/>
          <w:szCs w:val="22"/>
        </w:rPr>
        <w:t>. The condition is highly destructive, as untreated inflammation can result in irreversible organ d</w:t>
      </w:r>
      <w:r w:rsidR="002760B8">
        <w:rPr>
          <w:rFonts w:ascii="Arial" w:hAnsi="Arial" w:cs="Arial"/>
          <w:sz w:val="22"/>
          <w:szCs w:val="22"/>
        </w:rPr>
        <w:t>x</w:t>
      </w:r>
      <w:r w:rsidRPr="00F32498">
        <w:rPr>
          <w:rFonts w:ascii="Arial" w:hAnsi="Arial" w:cs="Arial"/>
          <w:sz w:val="22"/>
          <w:szCs w:val="22"/>
        </w:rPr>
        <w:t xml:space="preserve">amage and diminished quality of life. In fact, </w:t>
      </w:r>
      <w:r w:rsidRPr="00F32498">
        <w:rPr>
          <w:rFonts w:ascii="Arial" w:hAnsi="Arial" w:cs="Arial"/>
          <w:sz w:val="22"/>
          <w:szCs w:val="22"/>
          <w:u w:val="single"/>
        </w:rPr>
        <w:t>GCA is considered a medical emergency</w:t>
      </w:r>
      <w:r w:rsidR="008D1BC9">
        <w:rPr>
          <w:rFonts w:ascii="Arial" w:hAnsi="Arial" w:cs="Arial"/>
          <w:sz w:val="22"/>
          <w:szCs w:val="22"/>
          <w:u w:val="single"/>
        </w:rPr>
        <w:fldChar w:fldCharType="begin"/>
      </w:r>
      <w:r w:rsidR="008D1BC9">
        <w:rPr>
          <w:rFonts w:ascii="Arial" w:hAnsi="Arial" w:cs="Arial"/>
          <w:sz w:val="22"/>
          <w:szCs w:val="22"/>
          <w:u w:val="single"/>
        </w:rPr>
        <w:instrText xml:space="preserve"> ADDIN ZOTERO_ITEM CSL_CITATION {"citationID":"zHXyC9cf","properties":{"formattedCitation":"\\super 29\\nosupersub{}","plainCitation":"29","noteIndex":0},"citationItems":[{"id":1900,"uris":["http://zotero.org/users/10812369/items/WEM7FDX2"],"itemData":{"id":1900,"type":"article-journal","abstract":"Objective. To provide evidence-b­ ased recommendations and expert guidance for the management of giant cell arteritis (GCA) and Takayasu arteritis (TAK) as exemplars of large vessel vasculitis.\nMethods. Clinical questions regarding diagnostic testing, treatment, and management were developed in the population, intervention, comparator, and outcome (PICO) format for GCA and TAK (27 for GCA, 27 for TAK). Systematic literature reviews were conducted for each PICO question. The Grading of Recommendations Assessment, Development and Evaluation methodology was used to rate the quality of the evidence. Recommendations were developed by the Voting Panel, comprising adult and pediatric rheumatologists and patients. Each recommendation required ≥70% consensus among the Voting Panel.\nResults. We present 22 recommendations and 2 ungraded position statements for GCA, and 20 recommendations and 1 ungraded position statement for TAK. These recommendations and statements address clinical questions relating to the use of diagnostic testing, including imaging, treatments, and surgical interventions in GCA and TAK. Recommendations for GCA include support for the use of glucocorticoid-s­ paring immunosuppressive agents and the use of imaging to identify large vessel involvement. Recommendations for TAK include the use of nonglucocorticoid immunosuppressive agents with glucocorticoids as initial therapy. There were only 2 strong recommendations; the remaining recommendations were conditional due to the low quality of evidence available for most PICO questions.\nConclusion. These recommendations provide guidance regarding the evaluation and management of patients with GCA and TAK, including diagnostic strategies, use of pharmacologic agents, and surgical interventions.","container-title":"Arthritis &amp; Rheumatology","DOI":"10.1002/art.41774","ISSN":"2326-5191, 2326-5205","issue":"8","journalAbbreviation":"Arthritis &amp; Rheumatology","language":"en","page":"1349-1365","source":"DOI.org (Crossref)","title":"2021 American College of Rheumatology/Vasculitis Foundation Guideline for the Management of Giant Cell Arteritis and Takayasu Arteritis","volume":"73","author":[{"family":"Maz","given":"Mehrdad"},{"family":"Chung","given":"Sharon A."},{"family":"Abril","given":"Andy"},{"family":"Langford","given":"Carol A."},{"family":"Gorelik","given":"Mark"},{"family":"Guyatt","given":"Gordon"},{"family":"Archer","given":"Amy M."},{"family":"Conn","given":"Doyt L."},{"family":"Full","given":"Kathy A."},{"family":"Grayson","given":"Peter C."},{"family":"Ibarra","given":"Maria F."},{"family":"Imundo","given":"Lisa F."},{"family":"Kim","given":"Susan"},{"family":"Merkel","given":"Peter A."},{"family":"Rhee","given":"Rennie L."},{"family":"Seo","given":"Philip"},{"family":"Stone","given":"John H."},{"family":"Sule","given":"Sangeeta"},{"family":"Sundel","given":"Robert P."},{"family":"Vitobaldi","given":"Omar I."},{"family":"Warner","given":"Ann"},{"family":"Byram","given":"Kevin"},{"family":"Dua","given":"Anisha B."},{"family":"Husainat","given":"Nedaa"},{"family":"James","given":"Karen E."},{"family":"Kalot","given":"Mohamad A."},{"family":"Lin","given":"Yih Chang"},{"family":"Springer","given":"Jason M."},{"family":"Turgunbaev","given":"Marat"},{"family":"Villa</w:instrText>
      </w:r>
      <w:r w:rsidR="008D1BC9">
        <w:rPr>
          <w:rFonts w:ascii="Cambria Math" w:hAnsi="Cambria Math" w:cs="Cambria Math"/>
          <w:sz w:val="22"/>
          <w:szCs w:val="22"/>
          <w:u w:val="single"/>
        </w:rPr>
        <w:instrText>‐</w:instrText>
      </w:r>
      <w:r w:rsidR="008D1BC9">
        <w:rPr>
          <w:rFonts w:ascii="Arial" w:hAnsi="Arial" w:cs="Arial"/>
          <w:sz w:val="22"/>
          <w:szCs w:val="22"/>
          <w:u w:val="single"/>
        </w:rPr>
        <w:instrText xml:space="preserve">Forte","given":"Alexandra"},{"family":"Turner","given":"Amy S."},{"family":"Mustafa","given":"Reem A."}],"issued":{"date-parts":[["2021",8]]}}}],"schema":"https://github.com/citation-style-language/schema/raw/master/csl-citation.json"} </w:instrText>
      </w:r>
      <w:r w:rsidR="008D1BC9">
        <w:rPr>
          <w:rFonts w:ascii="Arial" w:hAnsi="Arial" w:cs="Arial"/>
          <w:sz w:val="22"/>
          <w:szCs w:val="22"/>
          <w:u w:val="single"/>
        </w:rPr>
        <w:fldChar w:fldCharType="separate"/>
      </w:r>
      <w:r w:rsidR="008D1BC9" w:rsidRPr="008D1BC9">
        <w:rPr>
          <w:rFonts w:ascii="Arial" w:hAnsi="Arial" w:cs="Arial"/>
          <w:kern w:val="0"/>
          <w:sz w:val="22"/>
          <w:vertAlign w:val="superscript"/>
        </w:rPr>
        <w:t>29</w:t>
      </w:r>
      <w:r w:rsidR="008D1BC9">
        <w:rPr>
          <w:rFonts w:ascii="Arial" w:hAnsi="Arial" w:cs="Arial"/>
          <w:sz w:val="22"/>
          <w:szCs w:val="22"/>
          <w:u w:val="single"/>
        </w:rPr>
        <w:fldChar w:fldCharType="end"/>
      </w:r>
      <w:r w:rsidRPr="00F32498">
        <w:rPr>
          <w:rFonts w:ascii="Arial" w:hAnsi="Arial" w:cs="Arial"/>
          <w:sz w:val="22"/>
          <w:szCs w:val="22"/>
          <w:u w:val="single"/>
        </w:rPr>
        <w:t xml:space="preserve"> </w:t>
      </w:r>
      <w:r w:rsidRPr="006A7DB6">
        <w:rPr>
          <w:rFonts w:ascii="Arial" w:hAnsi="Arial" w:cs="Arial"/>
          <w:sz w:val="22"/>
          <w:szCs w:val="22"/>
        </w:rPr>
        <w:t>because of the imminent risk of blindness and other ischemic events</w:t>
      </w:r>
      <w:r w:rsidRPr="00F32498">
        <w:rPr>
          <w:rFonts w:ascii="Arial" w:hAnsi="Arial" w:cs="Arial"/>
          <w:sz w:val="22"/>
          <w:szCs w:val="22"/>
        </w:rPr>
        <w:t xml:space="preserve">. In the U.S., diagnosis still relies on a positive temporal artery biopsy </w:t>
      </w:r>
      <w:r>
        <w:rPr>
          <w:rFonts w:ascii="Arial" w:hAnsi="Arial" w:cs="Arial"/>
          <w:sz w:val="22"/>
          <w:szCs w:val="22"/>
        </w:rPr>
        <w:t xml:space="preserve">(TAB) </w:t>
      </w:r>
      <w:r w:rsidRPr="00F32498">
        <w:rPr>
          <w:rFonts w:ascii="Arial" w:hAnsi="Arial" w:cs="Arial"/>
          <w:sz w:val="22"/>
          <w:szCs w:val="22"/>
        </w:rPr>
        <w:t>or radiographic imaging</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{"citationID":"c9U5MORJ","properties":{"formattedCitation":"\\super 10,29,30\\nosupersub{}","plainCitation":"10,29,30","noteIndex":0},"citationItems":[{"id":1899,"uris":["http://zotero.org/users/10812369/items/SXV6A8JV"],"itemData":{"id":1899,"type":"article-journal","abstract":"Objective 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8D1BC9">
        <w:rPr>
          <w:rFonts w:ascii="Cambria Math" w:hAnsi="Cambria Math" w:cs="Cambria Math"/>
          <w:sz w:val="22"/>
          <w:szCs w:val="22"/>
        </w:rPr>
        <w:instrText>‐</w:instrText>
      </w:r>
      <w:r w:rsidR="008D1BC9">
        <w:rPr>
          <w:rFonts w:ascii="Arial" w:hAnsi="Arial" w:cs="Arial"/>
          <w:sz w:val="22"/>
          <w:szCs w:val="22"/>
        </w:rPr>
        <w:instrText>driven reduction of candidate items, (5) derivation of a points</w:instrText>
      </w:r>
      <w:r w:rsidR="008D1BC9">
        <w:rPr>
          <w:rFonts w:ascii="Cambria Math" w:hAnsi="Cambria Math" w:cs="Cambria Math"/>
          <w:sz w:val="22"/>
          <w:szCs w:val="22"/>
        </w:rPr>
        <w:instrText>‐</w:instrText>
      </w:r>
      <w:r w:rsidR="008D1BC9">
        <w:rPr>
          <w:rFonts w:ascii="Arial" w:hAnsi="Arial" w:cs="Arial"/>
          <w:sz w:val="22"/>
          <w:szCs w:val="22"/>
        </w:rPr>
        <w:instrText>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id":1900,"uris":["http://zotero.org/users/10812369/items/WEM7FDX2"],"itemData":{"id":1900,"type":"article-journal","abstract":"Objective. To provide evidence-b­ ased recommendations and expert guidance for the management of giant cell arteritis (GCA) and Takayasu arteritis (TAK) as exemplars of large vessel vasculitis.\nMethods. Clinical questions regarding diagnostic testing, treatment, and management were developed in the population, intervention, comparator, and outcome (PICO) format for GCA and TAK (27 for GCA, 27 for TAK). Systematic literature reviews were conducted for each PICO question. The Grading of Recommendations Assessment, Development and Evaluation methodology was used to rate the quality of the evidence. Recommendations were developed by the Voting Panel, comprising adult and pediatric rheumatologists and patients. Each recommendation required ≥70% consensus among the Voting Panel.\nResults. We present 22 recommendations and 2 ungraded position statements for GCA, and 20 recommendations and 1 ungraded position statement for TAK. These recommendations and statements address clinical questions relating to the use of diagnostic testing, including imaging, treatments, and surgical interventions in GCA and TAK. Recommendations for GCA include support for the use of glucocorticoid-s­ paring immunosuppressive agents and the use of imaging to identify large vessel involvement. Recommendations for TAK include the use of nonglucocorticoid immunosuppressive agents with glucocorticoids as initial therapy. There were only 2 strong recommendations; the remaining recommendations were conditional due to the low quality of evidence available for most PICO questions.\nConclusion. These recommendations provide guidance regarding the evaluation and management of patients with GCA and TAK, including diagnostic strategies, use of pharmacologic agents, and surgical interventions.","container-title":"Arthritis &amp; Rheumatology","DOI":"10.1002/art.41774","ISSN":"2326-5191, 2326-5205","issue":"8","journalAbbreviation":"Arthritis &amp; Rheumatology","language":"en","page":"1349-1365","source":"DOI.org (Crossref)","title":"2021 American College of Rheumatology/Vasculitis Foundation Guideline for the Management of Giant Cell Arteritis and Takayasu Arteritis","volume":"73","author":[{"family":"Maz","given":"Mehrdad"},{"family":"Chung","given":"Sharon A."},{"family":"Abril","given":"Andy"},{"family":"Langford","given":"Carol A."},{"family":"Gorelik","given":"Mark"},{"family":"Guyatt","given":"Gordon"},{"family":"Archer","given":"Amy M."},{"family":"Conn","given":"Doyt L."},{"family":"Full","given":"Kathy A."},{"family":"Grayson","given":"Peter C."},{"family":"Ibarra","given":"Maria F."},{"family":"Imundo","given":"Lisa F."},{"family":"Kim","given":"Susan"},{"family":"Merkel","given":"Peter A."},{"family":"Rhee","given":"Rennie L."},{"family":"Seo","given":"Philip"},{"family":"Stone","given":"John H."},{"family":"Sule","given":"Sangeeta"},{"family":"Sundel","given":"Robert P."},{"family":"Vitobaldi","given":"Omar I."},{"family":"Warner","given":"Ann"},{"family":"Byram","given":"Kevin"},{"family":"Dua","given":"Anisha B."},{"family":"Husainat","given":"Nedaa"},{"family":"James","given":"Karen E."},{"family":"Kalot","given":"Mohamad A."},{"family":"Lin","given":"Yih Chang"},{"family":"Springer","given":"Jason M."},{"family":"Turgunbaev","given":"Marat"},{"family":"Villa</w:instrText>
      </w:r>
      <w:r w:rsidR="008D1BC9">
        <w:rPr>
          <w:rFonts w:ascii="Cambria Math" w:hAnsi="Cambria Math" w:cs="Cambria Math"/>
          <w:sz w:val="22"/>
          <w:szCs w:val="22"/>
        </w:rPr>
        <w:instrText>‐</w:instrText>
      </w:r>
      <w:r w:rsidR="008D1BC9">
        <w:rPr>
          <w:rFonts w:ascii="Arial" w:hAnsi="Arial" w:cs="Arial"/>
          <w:sz w:val="22"/>
          <w:szCs w:val="22"/>
        </w:rPr>
        <w:instrText xml:space="preserve">Forte","given":"Alexandra"},{"family":"Turner","given":"Amy S."},{"family":"Mustafa","given":"Reem A."}],"issued":{"date-parts":[["2021",8]]}}},{"id":1904,"uris":["http://zotero.org/users/10812369/items/269DTVCZ"],"itemData":{"id":1904,"type":"article-journal","abstract":"Objectives  To assess the sensitivity to change of ultrasound halo features and their association with disease activity and glucocorticoid (GC) treatment in patients with newly diagnosed giant cell arteritis (GCA).\nMethods  Prospective study of patients with ultrasound-­ confirmed GCA who underwent serial ultrasound assessments of the temporal artery (TA) and axillary artery (AX) at fixed time points. The number of segments with halo and maximum halo intima–media thickness (IMT) was recorded. Time points in which &gt;80% of patients were assessed were considered for analysis. Halo features at disease presentation and first relapse were compared.\nResults  49 patients were assessed at 354 visits. Halo sensitivity to change was assessed at weeks 1, 3, 6, 12 and 24 and showed a significant standardised mean difference between all time points and baseline for the TA halo features but only after week 6 for the AX halo features. The number of TA segments with halo and sum and maximum TA halo IMT showed a significant correlation with erythrocyte sedimentation rate (0.41, 0.44 and 0.48), C reactive protein (0.34, 0.39 and 0.41), Birmingham Vasculitis Activity Score (0.29, 0.36 and 0.35) and GC cumulative dose (−0.34, −0.37 and −0.32); no significant correlation was found for the AX halo features. Halo sign was present in 94% of first disease relapses but with a lower mean number of segments with halo and sum of halo IMT compared with disease onset (2.93±1.59 mm vs 4.85±1.51 mm, p=0.0012; 2.01±1.13 mm vs 4.49±1.95 mm, p=0.0012).\nConclusions  Ultrasound is a useful imaging tool to assess disease activity and response to treatment in patients with GCA.","container-title":"Annals of the Rheumatic Diseases","DOI":"10.1136/annrheumdis-2021-220306","ISSN":"00034967","issue":"11","journalAbbreviation":"Annals of the Rheumatic Diseases","language":"en","page":"1475-1482","source":"DOI.org (Crossref)","title":"Ultrasound halo sign as a potential monitoring tool for patients with giant cell arteritis: a prospective analysis","title-short":"Ultrasound halo sign as a potential monitoring tool for patients with giant cell arteritis","volume":"80","author":[{"family":"Ponte","given":"Cristina"},{"family":"Monti","given":"Sara"},{"family":"Scirè","given":"Carlo Alberto"},{"family":"Delvino","given":"Paolo"},{"family":"Khmelinskii","given":"Nikita"},{"family":"Milanesi","given":"Alessandra"},{"family":"Teixeira","given":"Vítor"},{"family":"Brandolino","given":"Fabio"},{"family":"Saraiva","given":"Fernando"},{"family":"Montecucco","given":"Carlomaurizio"},{"family":"Fonseca","given":"João Eurico"},{"family":"Schmidt","given":"Wolfgang A"},{"family":"Luqmani","given":"Raashid Ahmed"}],"issued":{"date-parts":[["2021",11]]}}}],"schema":"https://github.com/citation-style-language/schema/raw/master/csl-citation.json"}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10,29,30</w:t>
      </w:r>
      <w:r w:rsidR="008D1BC9">
        <w:rPr>
          <w:rFonts w:ascii="Arial" w:hAnsi="Arial" w:cs="Arial"/>
          <w:sz w:val="22"/>
          <w:szCs w:val="22"/>
        </w:rPr>
        <w:fldChar w:fldCharType="end"/>
      </w:r>
      <w:r w:rsidRPr="00743CE2">
        <w:rPr>
          <w:rFonts w:ascii="Arial" w:hAnsi="Arial" w:cs="Arial"/>
          <w:sz w:val="22"/>
          <w:szCs w:val="22"/>
        </w:rPr>
        <w:t xml:space="preserve">. </w:t>
      </w:r>
      <w:r w:rsidRPr="006A7DB6">
        <w:rPr>
          <w:rFonts w:ascii="Arial" w:hAnsi="Arial" w:cs="Arial"/>
          <w:sz w:val="22"/>
          <w:szCs w:val="22"/>
        </w:rPr>
        <w:t>Despite the obvious need for rapid and sensitive diagnostics, no molecular diagnostic exists for GCA</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{"citationID":"jxm0hQOp","properties":{"formattedCitation":"\\super 10\\nosupersub{}","plainCitation":"10","noteIndex":0},"citationItems":[{"id":1899,"uris":["http://zotero.org/users/10812369/items/SXV6A8JV"],"itemData":{"id":1899,"type":"article-journal","abstract":"Objective 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8D1BC9">
        <w:rPr>
          <w:rFonts w:ascii="Cambria Math" w:hAnsi="Cambria Math" w:cs="Cambria Math"/>
          <w:sz w:val="22"/>
          <w:szCs w:val="22"/>
        </w:rPr>
        <w:instrText>‐</w:instrText>
      </w:r>
      <w:r w:rsidR="008D1BC9">
        <w:rPr>
          <w:rFonts w:ascii="Arial" w:hAnsi="Arial" w:cs="Arial"/>
          <w:sz w:val="22"/>
          <w:szCs w:val="22"/>
        </w:rPr>
        <w:instrText>driven reduction of candidate items, (5) derivation of a points</w:instrText>
      </w:r>
      <w:r w:rsidR="008D1BC9">
        <w:rPr>
          <w:rFonts w:ascii="Cambria Math" w:hAnsi="Cambria Math" w:cs="Cambria Math"/>
          <w:sz w:val="22"/>
          <w:szCs w:val="22"/>
        </w:rPr>
        <w:instrText>‐</w:instrText>
      </w:r>
      <w:r w:rsidR="008D1BC9">
        <w:rPr>
          <w:rFonts w:ascii="Arial" w:hAnsi="Arial" w:cs="Arial"/>
          <w:sz w:val="22"/>
          <w:szCs w:val="22"/>
        </w:rPr>
        <w:instrText xml:space="preserve">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10</w:t>
      </w:r>
      <w:r w:rsidR="008D1BC9">
        <w:rPr>
          <w:rFonts w:ascii="Arial" w:hAnsi="Arial" w:cs="Arial"/>
          <w:sz w:val="22"/>
          <w:szCs w:val="22"/>
        </w:rPr>
        <w:fldChar w:fldCharType="end"/>
      </w:r>
      <w:r w:rsidRPr="00F32498">
        <w:rPr>
          <w:rFonts w:ascii="Arial" w:hAnsi="Arial" w:cs="Arial"/>
          <w:sz w:val="22"/>
          <w:szCs w:val="22"/>
        </w:rPr>
        <w:t>. There is also a dearth of treatment options available for GCA</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{"citationID":"Ksv5nn8w","properties":{"formattedCitation":"\\super 9\\nosupersub{}","plainCitation":"9","noteIndex":0},"citationItems":[{"id":1690,"uris":["http://zotero.org/users/10812369/items/4I6IRNNY"],"itemData":{"id":1690,"type":"article-journal","abstract":"Despite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9</w:t>
      </w:r>
      <w:r w:rsidR="008D1BC9">
        <w:rPr>
          <w:rFonts w:ascii="Arial" w:hAnsi="Arial" w:cs="Arial"/>
          <w:sz w:val="22"/>
          <w:szCs w:val="22"/>
        </w:rPr>
        <w:fldChar w:fldCharType="end"/>
      </w:r>
      <w:r w:rsidRPr="00F32498">
        <w:rPr>
          <w:rFonts w:ascii="Arial" w:hAnsi="Arial" w:cs="Arial"/>
          <w:sz w:val="22"/>
          <w:szCs w:val="22"/>
        </w:rPr>
        <w:t>. First-line treatment remains high-dose glucocorticoids (GC)</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{"citationID":"q8euUyEy","properties":{"formattedCitation":"\\super 9,29\\nosupersub{}","plainCitation":"9,29","noteIndex":0},"citationItems":[{"id":1690,"uris":["http://zotero.org/users/10812369/items/4I6IRNNY"],"itemData":{"id":1690,"type":"article-journal","abstract":"Despite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Sleen","given":"Yannick"},{"family":"Brouwer","given":"Elisabeth"}],"issued":{"date-parts":[["2022",2]]}}},{"id":1900,"uris":["http://zotero.org/users/10812369/items/WEM7FDX2"],"itemData":{"id":1900,"type":"article-journal","abstract":"Objective. To provide evidence-b­ ased recommendations and expert guidance for the management of giant cell arteritis (GCA) and Takayasu arteritis (TAK) as exemplars of large vessel vasculitis.\nMethods. Clinical questions regarding diagnostic testing, treatment, and management were developed in the population, intervention, comparator, and outcome (PICO) format for GCA and TAK (27 for GCA, 27 for TAK). Systematic literature reviews were conducted for each PICO question. The Grading of Recommendations Assessment, Development and Evaluation methodology was used to rate the quality of the evidence. Recommendations were developed by the Voting Panel, comprising adult and pediatric rheumatologists and patients. Each recommendation required ≥70% consensus among the Voting Panel.\nResults. We present 22 recommendations and 2 ungraded position statements for GCA, and 20 recommendations and 1 ungraded position statement for TAK. These recommendations and statements address clinical questions relating to the use of diagnostic testing, including imaging, treatments, and surgical interventions in GCA and TAK. Recommendations for GCA include support for the use of glucocorticoid-s­ paring immunosuppressive agents and the use of imaging to identify large vessel involvement. Recommendations for TAK include the use of nonglucocorticoid immunosuppressive agents with glucocorticoids as initial therapy. There were only 2 strong recommendations; the remaining recommendations were conditional due to the low quality of evidence available for most PICO questions.\nConclusion. These recommendations provide guidance regarding the evaluation and management of patients with GCA and TAK, including diagnostic strategies, use of pharmacologic agents, and surgical interventions.","container-title":"Arthritis &amp; Rheumatology","DOI":"10.1002/art.41774","ISSN":"2326-5191, 2326-5205","issue":"8","journalAbbreviation":"Arthritis &amp; Rheumatology","language":"en","page":"1349-1365","source":"DOI.org (Crossref)","title":"2021 American College of Rheumatology/Vasculitis Foundation Guideline for the Management of Giant Cell Arteritis and Takayasu Arteritis","volume":"73","author":[{"family":"Maz","given":"Mehrdad"},{"family":"Chung","given":"Sharon A."},{"family":"Abril","given":"Andy"},{"family":"Langford","given":"Carol A."},{"family":"Gorelik","given":"Mark"},{"family":"Guyatt","given":"Gordon"},{"family":"Archer","given":"Amy M."},{"family":"Conn","given":"Doyt L."},{"family":"Full","given":"Kathy A."},{"family":"Grayson","given":"Peter C."},{"family":"Ibarra","given":"Maria F."},{"family":"Imundo","given":"Lisa F."},{"family":"Kim","given":"Susan"},{"family":"Merkel","given":"Peter A."},{"family":"Rhee","given":"Rennie L."},{"family":"Seo","given":"Philip"},{"family":"Stone","given":"John H."},{"family":"Sule","given":"Sangeeta"},{"family":"Sundel","given":"Robert P."},{"family":"Vitobaldi","given":"Omar I."},{"family":"Warner","given":"Ann"},{"family":"Byram","given":"Kevin"},{"family":"Dua","given":"Anisha B."},{"family":"Husainat","given":"Nedaa"},{"family":"James","given":"Karen E."},{"family":"Kalot","given":"Mohamad A."},{"family":"Lin","given":"Yih Chang"},{"family":"Springer","given":"Jason M."},{"family":"Turgunbaev","given":"Marat"},{"family":"Villa</w:instrText>
      </w:r>
      <w:r w:rsidR="008D1BC9">
        <w:rPr>
          <w:rFonts w:ascii="Cambria Math" w:hAnsi="Cambria Math" w:cs="Cambria Math"/>
          <w:sz w:val="22"/>
          <w:szCs w:val="22"/>
        </w:rPr>
        <w:instrText>‐</w:instrText>
      </w:r>
      <w:r w:rsidR="008D1BC9">
        <w:rPr>
          <w:rFonts w:ascii="Arial" w:hAnsi="Arial" w:cs="Arial"/>
          <w:sz w:val="22"/>
          <w:szCs w:val="22"/>
        </w:rPr>
        <w:instrText xml:space="preserve">Forte","given":"Alexandra"},{"family":"Turner","given":"Amy S."},{"family":"Mustafa","given":"Reem A."}],"issued":{"date-parts":[["2021",8]]}}}],"schema":"https://github.com/citation-style-language/schema/raw/master/csl-citation.json"}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9,29</w:t>
      </w:r>
      <w:r w:rsidR="008D1BC9">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however these are</w:t>
      </w:r>
      <w:r w:rsidRPr="00F32498">
        <w:rPr>
          <w:rFonts w:ascii="Arial" w:hAnsi="Arial" w:cs="Arial"/>
          <w:sz w:val="22"/>
          <w:szCs w:val="22"/>
        </w:rPr>
        <w:t xml:space="preserve"> inadequate for long-term management due to risk factors, side-effect profiles and relapse rates up to 75% with GC alone</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{"citationID":"fOTKr0x9","properties":{"formattedCitation":"\\super 31,32\\nosupersub{}","plainCitation":"31,32","noteIndex":0},"citationItems":[{"id":1935,"uris":["http://zotero.org/users/10812369/items/F8TPHZ4E"],"itemData":{"id":1935,"type":"article-journal","abstract":"Glucocorticoids are the mainstay of treatment for GCA. Patients often require long-term treatment that may be associated with numerous adverse effects, depending on the dose and the duration of treatment. Trends in recent decades for glucocorticoid use in GCA suggest increasing cumulative doses and longer exposures. Common adverse events (AEs) reported in glucocorticoid-treated GCA patients include osteoporosis, hypercholesterolaemia, hypertension, posterior subcapsular cataract, infections, diabetes mellitus, Cushingoid appearance, adrenal insufficiency and aseptic necrosis of bone. AEs considered most worrisome by patients and rheumatologists include weight gain, psychological effects, osteoporosis, cardiometabolic complications and infections. The challenge is to maximize the benefitrisk ratio by giving the maximum glucocorticoid treatment necessary to control GCA initially and then to prevent relapse but to give the minimum treatment possible to avoid glucocorticoid-related AEs. We discuss the safety issues associated with long-term glucocorticoid use in patients with GCA and strategies for preventing glucocorticoid-related morbidity.","container-title":"Rheumatology","DOI":"10.1093/rheumatology/kex459","ISSN":"1462-0324, 1462-0332","issue":"suppl_2","language":"en","page":"ii11-ii21","source":"DOI.org (Crossref)","title":"Prevention of glucocorticoid morbidity in giant cell arteritis","volume":"57","author":[{"family":"Buttgereit","given":"Frank"},{"family":"Matteson","given":"Eric L"},{"family":"Dejaco","given":"Christian"},{"family":"Dasgupta","given":"Bhaskar"}],"issued":{"date-parts":[["2018",2,1]]}}},{"id":1934,"uris":["http://zotero.org/users/10812369/items/FXBJ9236"],"itemData":{"id":1934,"type":"article-journal","abstract":"Methods: Data from the Truven Healthcare MarketScanÒ database (from January 1, 2000, to June 30, 2015) and the Clinical Practice Research Datalink (CPRD; from January 1, 1995, to August 31, 2013) were used to retrospectively analyze patients aged C 50 years with GCA in the USA and UK, respectively. Outcomes included oral glucocorticoid use (cumulative prednisone-equivalent exposure), glucocorticoidrelated AEs and the association of AE risk with glucocorticoid exposure over 52 weeks.\nResults: Of the 4804 patients in the US MarketScan database and 3973 patients in the UK CPRD database included, 71.3 and 74.6% were women and mean age was 73.4 and 73.0 years, respectively. Median starting glucocorticoid dose and cumulative glucocorticoid dose at 52 weeks were 20–50 mg/day and 4000–4800 mg, respectively. The most frequent glucocorticoid-related AEs were hypertension and eye, bone health, and glucose tolerance conditions. In the ﬁrst year after diagnosis, the likelihood of any glucocorticoid-related AE was signiﬁcantly increased for each 1 g increase in cumulative glucocorticoid dose in the US and UK cohorts (odds ratio [95% CI], 1.170 [1.063, 1.287] and 1.06 [1.03, 1.09], respectively; P \\ 0.05 for both). Similar trends were observed for the risk of glucocorticoid-related AEs over full follow-up (mean, USA: 3.9 years, UK: 6.3 years).\nConclusions: In real-world patients with GCA, increased cumulative glucocorticoid exposure","container-title":"Rheumatology and Therapy","DOI":"10.1007/s40744-018-0112-8","ISSN":"2198-6576, 2198-6584","issue":"2","journalAbbreviation":"Rheumatol Ther","language":"en","page":"327-340","source":"DOI.org (Crossref)","title":"Risk Associated with Cumulative Oral Glucocorticoid Use in Patients with Giant Cell Arteritis in Real-World Databases from the USA and UK","volume":"5","author":[{"family":"Gale","given":"Sara"},{"family":"Wilson","given":"Jessica C."},{"family":"Chia","given":"Jenny"},{"family":"Trinh","given":"Huong"},{"family":"Tuckwell","given":"Katie"},{"family":"Collinson","given":"Neil"},{"family":"Dimonaco","given":"Sophie"},{"family":"Jick","given":"Susan"},{"family":"Meier","given":"Christoph"},{"family":"Mohan","given":"Shalini V."},{"family":"Sarsour","given":"Khaled"}],"issued":{"date-parts":[["2018",12]]}}}],"schema":"https://github.com/citation-style-language/schema/raw/master/csl-citation.json"}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31,32</w:t>
      </w:r>
      <w:r w:rsidR="008D1BC9">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Limited e</w:t>
      </w:r>
      <w:r w:rsidRPr="00F32498">
        <w:rPr>
          <w:rFonts w:ascii="Arial" w:hAnsi="Arial" w:cs="Arial"/>
          <w:sz w:val="22"/>
          <w:szCs w:val="22"/>
        </w:rPr>
        <w:t>fforts are underway to design targeted treatments for GCA that limit the use of GC</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{"citationID":"csl2ZD68","properties":{"formattedCitation":"\\super 9\\nosupersub{}","plainCitation":"9","noteIndex":0},"citationItems":[{"id":1690,"uris":["http://zotero.org/users/10812369/items/4I6IRNNY"],"itemData":{"id":1690,"type":"article-journal","abstract":"Despite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9</w:t>
      </w:r>
      <w:r w:rsidR="008D1BC9">
        <w:rPr>
          <w:rFonts w:ascii="Arial" w:hAnsi="Arial" w:cs="Arial"/>
          <w:sz w:val="22"/>
          <w:szCs w:val="22"/>
        </w:rPr>
        <w:fldChar w:fldCharType="end"/>
      </w:r>
      <w:r w:rsidRPr="00F32498">
        <w:rPr>
          <w:rFonts w:ascii="Arial" w:hAnsi="Arial" w:cs="Arial"/>
          <w:sz w:val="22"/>
          <w:szCs w:val="22"/>
        </w:rPr>
        <w:t>. In the United States and Europe, tocilizumab (TCZ), an IL6 receptor inhibitor, has been approved as a GC-sparing agent</w:t>
      </w:r>
      <w:r>
        <w:rPr>
          <w:rFonts w:ascii="Arial" w:hAnsi="Arial" w:cs="Arial"/>
          <w:sz w:val="22"/>
          <w:szCs w:val="22"/>
        </w:rPr>
        <w:t xml:space="preserve"> and </w:t>
      </w:r>
      <w:r w:rsidRPr="00F32498">
        <w:rPr>
          <w:rFonts w:ascii="Arial" w:hAnsi="Arial" w:cs="Arial"/>
          <w:sz w:val="22"/>
          <w:szCs w:val="22"/>
        </w:rPr>
        <w:t>has greatly improved treatment outcomes in patients, however it remains to be seen if GC-free remission is possible</w:t>
      </w:r>
      <w:r w:rsidR="008D1BC9">
        <w:rPr>
          <w:rFonts w:ascii="Arial" w:hAnsi="Arial" w:cs="Arial"/>
          <w:sz w:val="22"/>
          <w:szCs w:val="22"/>
        </w:rPr>
        <w:fldChar w:fldCharType="begin"/>
      </w:r>
      <w:r w:rsidR="0095723E">
        <w:rPr>
          <w:rFonts w:ascii="Arial" w:hAnsi="Arial" w:cs="Arial"/>
          <w:sz w:val="22"/>
          <w:szCs w:val="22"/>
        </w:rPr>
        <w:instrText xml:space="preserve"> ADDIN ZOTERO_ITEM CSL_CITATION {"citationID":"xUwfWemr","properties":{"formattedCitation":"\\super 33\\nosupersub{}","plainCitation":"33","noteIndex":0},"citationItems":[{"id":1939,"uris":["http://zotero.org/users/10812369/items/G4UDUT37"],"itemData":{"id":1939,"type":"article-journal","abstract":"BACKGROUND Giant-cell arteritis commonly relapses when glucocorticoids are tapered, and the prolonged use of glucocorticoids is associated with side effects. The effect of the interleukin-6 receptor alpha inhibitor tocilizumab on the rates of relapse during glucocorticoid tapering was studied in patients with giant-cell arteritis.\nMETHODS In this 1-year trial, we randomly assigned 251 patients, in a 2:1:1:1 ratio, to receive subcutaneous tocilizumab (at a dose of 162 mg) weekly or every other week, combined with a 26-week prednisone taper, or placebo combined with a prednisone taper over a period of either 26 weeks or 52 weeks. The primary outcome was the rate of sustained glucocorticoid-free remission at week 52 in each tocilizumab group as compared with the rate in the placebo group that underwent the 26-week prednisone taper. The key secondary outcome was the rate of remission in each tocilizumab group as compared with the placebo group that underwent the 52-week prednisone taper. Dosing of prednisone and safety were also assessed. The authors’ full names, academic de</w:instrText>
      </w:r>
      <w:r w:rsidR="0095723E">
        <w:rPr>
          <w:rFonts w:ascii="Cambria Math" w:hAnsi="Cambria Math" w:cs="Cambria Math"/>
          <w:sz w:val="22"/>
          <w:szCs w:val="22"/>
        </w:rPr>
        <w:instrText>‑</w:instrText>
      </w:r>
      <w:r w:rsidR="0095723E">
        <w:rPr>
          <w:rFonts w:ascii="Arial" w:hAnsi="Arial" w:cs="Arial"/>
          <w:sz w:val="22"/>
          <w:szCs w:val="22"/>
        </w:rPr>
        <w:instrText>grees, and affiliations are listed in the Ap</w:instrText>
      </w:r>
      <w:r w:rsidR="0095723E">
        <w:rPr>
          <w:rFonts w:ascii="Cambria Math" w:hAnsi="Cambria Math" w:cs="Cambria Math"/>
          <w:sz w:val="22"/>
          <w:szCs w:val="22"/>
        </w:rPr>
        <w:instrText>‑</w:instrText>
      </w:r>
      <w:r w:rsidR="0095723E">
        <w:rPr>
          <w:rFonts w:ascii="Arial" w:hAnsi="Arial" w:cs="Arial"/>
          <w:sz w:val="22"/>
          <w:szCs w:val="22"/>
        </w:rPr>
        <w:instrText>pendix. Address reprint requests to Dr. Stone at Massachusetts General Hospi</w:instrText>
      </w:r>
      <w:r w:rsidR="0095723E">
        <w:rPr>
          <w:rFonts w:ascii="Cambria Math" w:hAnsi="Cambria Math" w:cs="Cambria Math"/>
          <w:sz w:val="22"/>
          <w:szCs w:val="22"/>
        </w:rPr>
        <w:instrText>‑</w:instrText>
      </w:r>
      <w:r w:rsidR="0095723E">
        <w:rPr>
          <w:rFonts w:ascii="Arial" w:hAnsi="Arial" w:cs="Arial"/>
          <w:sz w:val="22"/>
          <w:szCs w:val="22"/>
        </w:rPr>
        <w:instrText xml:space="preserve">tal, 55 Fruit St., Boston, MA 02114, or at ­jhstone@­mgh.­harvard.­edu. N Engl J Med 2017;377:317-28. DOI: 10.1056/NEJMoa1613849 Copyright © 2017 Massachusetts Medical Society.\nRESULTS Sustained remission at week 52 occurred in 56% of the patients treated with tocilizumab weekly and in 53% of those treated with tocilizumab every other week, as compared with 14% of those in the placebo group that underwent the 26-week prednisone taper and 18% of those in the placebo group that underwent the 52-week prednisone taper (P&lt;0.001 for the comparisons of either active treatment with placebo). The cumulative median prednisone dose over the 52-week period was 1862 mg in each tocilizumab group, as compared with 3296 mg in the placebo group that underwent the 26-week taper (P&lt;0.001 for both comparisons) and 3818 mg in the placebo group that underwent the 52-week taper (P&lt;0.001 for both comparisons). Serious adverse events occurred in 15% of the patients in the group that received tocilizumab weekly, 14% of those in the group that received tocilizumab every other week, 22% of those in the placebo group that underwent the 26-week taper, and 25% of those in the placebo group that underwent the 52-week taper. Anterior ischemic optic neuropathy developed in one patient in the group that received tocilizumab every other week.\nCONCLUSIONS Tocilizumab, received weekly or every other week, combined with a 26-week prednisone taper was superior to either 26-week or 52-week prednisone tapering plus placebo with regard to sustained glucocorticoid-free remission in patients with giant-cell arteritis. Longer follow-up is necessary to determine the durability of remission and safety of tocilizumab. (Funded by F. Hoffmann–La Roche; ClinicalTrials.gov number, NCT01791153.)","container-title":"New England Journal of Medicine","DOI":"10.1056/NEJMoa1613849","ISSN":"0028-4793, 1533-4406","issue":"4","journalAbbreviation":"N Engl J Med","language":"en","page":"317-328","source":"DOI.org (Crossref)","title":"Trial of Tocilizumab in Giant-Cell Arteritis","volume":"377","author":[{"family":"Stone","given":"John H."},{"family":"Tuckwell","given":"Katie"},{"family":"Dimonaco","given":"Sophie"},{"family":"Klearman","given":"Micki"},{"family":"Aringer","given":"Martin"},{"family":"Blockmans","given":"Daniel"},{"family":"Brouwer","given":"Elisabeth"},{"family":"Cid","given":"Maria C."},{"family":"Dasgupta","given":"Bhaskar"},{"family":"Rech","given":"Juergen"},{"family":"Salvarani","given":"Carlo"},{"family":"Schett","given":"Georg"},{"family":"Schulze-Koops","given":"Hendrik"},{"family":"Spiera","given":"Robert"},{"family":"Unizony","given":"Sebastian H."},{"family":"Collinson","given":"Neil"}],"issued":{"date-parts":[["2017",7,27]]}}}],"schema":"https://github.com/citation-style-language/schema/raw/master/csl-citation.json"} </w:instrText>
      </w:r>
      <w:r w:rsidR="008D1BC9">
        <w:rPr>
          <w:rFonts w:ascii="Arial" w:hAnsi="Arial" w:cs="Arial"/>
          <w:sz w:val="22"/>
          <w:szCs w:val="22"/>
        </w:rPr>
        <w:fldChar w:fldCharType="separate"/>
      </w:r>
      <w:r w:rsidR="0095723E" w:rsidRPr="0095723E">
        <w:rPr>
          <w:rFonts w:ascii="Arial" w:hAnsi="Arial" w:cs="Arial"/>
          <w:kern w:val="0"/>
          <w:sz w:val="22"/>
          <w:vertAlign w:val="superscript"/>
        </w:rPr>
        <w:t>33</w:t>
      </w:r>
      <w:r w:rsidR="008D1BC9">
        <w:rPr>
          <w:rFonts w:ascii="Arial" w:hAnsi="Arial" w:cs="Arial"/>
          <w:sz w:val="22"/>
          <w:szCs w:val="22"/>
        </w:rPr>
        <w:fldChar w:fldCharType="end"/>
      </w:r>
      <w:r w:rsidRPr="00F32498">
        <w:rPr>
          <w:rFonts w:ascii="Arial" w:hAnsi="Arial" w:cs="Arial"/>
          <w:sz w:val="22"/>
          <w:szCs w:val="22"/>
        </w:rPr>
        <w:t>. Given GC-related risks, targeted therapies</w:t>
      </w:r>
      <w:r>
        <w:rPr>
          <w:rFonts w:ascii="Arial" w:hAnsi="Arial" w:cs="Arial"/>
          <w:sz w:val="22"/>
          <w:szCs w:val="22"/>
        </w:rPr>
        <w:t>, informed by mechanism,</w:t>
      </w:r>
      <w:r w:rsidRPr="00F32498">
        <w:rPr>
          <w:rFonts w:ascii="Arial" w:hAnsi="Arial" w:cs="Arial"/>
          <w:sz w:val="22"/>
          <w:szCs w:val="22"/>
        </w:rPr>
        <w:t xml:space="preserve"> that induce remission </w:t>
      </w:r>
      <w:r>
        <w:rPr>
          <w:rFonts w:ascii="Arial" w:hAnsi="Arial" w:cs="Arial"/>
          <w:sz w:val="22"/>
          <w:szCs w:val="22"/>
        </w:rPr>
        <w:t xml:space="preserve">without the reliance on steroids </w:t>
      </w:r>
      <w:r w:rsidRPr="00F32498">
        <w:rPr>
          <w:rFonts w:ascii="Arial" w:hAnsi="Arial" w:cs="Arial"/>
          <w:sz w:val="22"/>
          <w:szCs w:val="22"/>
        </w:rPr>
        <w:t xml:space="preserve">could significantly improve </w:t>
      </w:r>
      <w:r>
        <w:rPr>
          <w:rFonts w:ascii="Arial" w:hAnsi="Arial" w:cs="Arial"/>
          <w:sz w:val="22"/>
          <w:szCs w:val="22"/>
        </w:rPr>
        <w:t>patient outcomes</w:t>
      </w:r>
      <w:r w:rsidRPr="00F32498">
        <w:rPr>
          <w:rFonts w:ascii="Arial" w:hAnsi="Arial" w:cs="Arial"/>
          <w:sz w:val="22"/>
          <w:szCs w:val="22"/>
        </w:rPr>
        <w:t xml:space="preserve">.  </w:t>
      </w:r>
    </w:p>
    <w:p w14:paraId="34078536" w14:textId="77777777" w:rsidR="00A16AB3" w:rsidRPr="00F32498" w:rsidRDefault="00A16AB3" w:rsidP="00A16AB3">
      <w:pPr>
        <w:rPr>
          <w:rFonts w:ascii="Arial" w:hAnsi="Arial" w:cs="Arial"/>
          <w:sz w:val="22"/>
          <w:szCs w:val="22"/>
        </w:rPr>
      </w:pPr>
    </w:p>
    <w:p w14:paraId="1F8E44B5"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GCA is an autoimmune disease, </w:t>
      </w:r>
      <w:r>
        <w:rPr>
          <w:rFonts w:ascii="Arial" w:hAnsi="Arial" w:cs="Arial"/>
          <w:b/>
          <w:bCs/>
          <w:sz w:val="22"/>
          <w:szCs w:val="22"/>
        </w:rPr>
        <w:t>yet</w:t>
      </w:r>
      <w:r w:rsidRPr="00F32498">
        <w:rPr>
          <w:rFonts w:ascii="Arial" w:hAnsi="Arial" w:cs="Arial"/>
          <w:b/>
          <w:bCs/>
          <w:sz w:val="22"/>
          <w:szCs w:val="22"/>
        </w:rPr>
        <w:t xml:space="preserve"> there are no established autoimmune targets. </w:t>
      </w:r>
    </w:p>
    <w:p w14:paraId="2FEE904C" w14:textId="5E807F4F" w:rsidR="00A16AB3" w:rsidRDefault="00A16AB3" w:rsidP="00A16AB3">
      <w:pPr>
        <w:rPr>
          <w:rFonts w:ascii="Arial" w:hAnsi="Arial" w:cs="Arial"/>
          <w:sz w:val="22"/>
          <w:szCs w:val="22"/>
        </w:rPr>
      </w:pPr>
      <w:r w:rsidRPr="00F32498">
        <w:rPr>
          <w:rFonts w:ascii="Arial" w:hAnsi="Arial" w:cs="Arial"/>
          <w:sz w:val="22"/>
          <w:szCs w:val="22"/>
        </w:rPr>
        <w:t>Giant cell arteritis (GCA) is characterized by a granulomatous inflammatory response in the arterial wall</w:t>
      </w:r>
      <w:r w:rsidR="0095723E">
        <w:rPr>
          <w:rFonts w:ascii="Arial" w:hAnsi="Arial" w:cs="Arial"/>
          <w:sz w:val="22"/>
          <w:szCs w:val="22"/>
        </w:rPr>
        <w:fldChar w:fldCharType="begin"/>
      </w:r>
      <w:r w:rsidR="0095723E">
        <w:rPr>
          <w:rFonts w:ascii="Arial" w:hAnsi="Arial" w:cs="Arial"/>
          <w:sz w:val="22"/>
          <w:szCs w:val="22"/>
        </w:rPr>
        <w:instrText xml:space="preserve"> ADDIN ZOTERO_ITEM CSL_CITATION {"citationID":"ydrV1QnU","properties":{"formattedCitation":"\\super 6,34\\nosupersub{}","plainCitation":"6,34","noteIndex":0},"citationItems":[{"id":1612,"uris":["http://zotero.org/users/10812369/items/JI9H8ALG"],"itemData":{"id":1612,"type":"article-journal","abstract":"Giant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J."}],"issued":{"date-parts":[["2023",1,20]]}}},{"id":1194,"uris":["http://zotero.org/users/10812369/items/RCT889MP"],"itemData":{"id":1194,"type":"article-journal","container-title":"Modern Pathology","DOI":"10.1038/modpathol.2017.10","ISSN":"08933952","issue":"6","journalAbbreviation":"Modern Pathology","language":"en","page":"788-796","source":"DOI.org (Crossref)","title":"Clinical and pathological evolution of giant cell arteritis: a prospective study of follow-up temporal artery biopsies in 40 treated patients","title-short":"Clinical and pathological evolution of giant cell arteritis","volume":"30","author":[{"family":"Maleszewski","given":"Joseph J"},{"family":"Younge","given":"Brian R"},{"family":"Fritzlen","given":"John T"},{"family":"Hunder","given":"Gene G"},{"family":"Goronzy","given":"Jorg J"},{"family":"Warrington","given":"Kenneth J"},{"family":"Weyand","given":"Cornelia M"}],"issued":{"date-parts":[["2017",6]]}},"label":"page"}],"schema":"https://github.com/citation-style-language/schema/raw/master/csl-citation.json"} </w:instrText>
      </w:r>
      <w:r w:rsidR="0095723E">
        <w:rPr>
          <w:rFonts w:ascii="Arial" w:hAnsi="Arial" w:cs="Arial"/>
          <w:sz w:val="22"/>
          <w:szCs w:val="22"/>
        </w:rPr>
        <w:fldChar w:fldCharType="separate"/>
      </w:r>
      <w:r w:rsidR="0095723E" w:rsidRPr="0095723E">
        <w:rPr>
          <w:rFonts w:ascii="Arial" w:hAnsi="Arial" w:cs="Arial"/>
          <w:kern w:val="0"/>
          <w:sz w:val="22"/>
          <w:vertAlign w:val="superscript"/>
        </w:rPr>
        <w:t>6,34</w:t>
      </w:r>
      <w:r w:rsidR="0095723E">
        <w:rPr>
          <w:rFonts w:ascii="Arial" w:hAnsi="Arial" w:cs="Arial"/>
          <w:sz w:val="22"/>
          <w:szCs w:val="22"/>
        </w:rPr>
        <w:fldChar w:fldCharType="end"/>
      </w:r>
      <w:r w:rsidRPr="00F32498">
        <w:rPr>
          <w:rFonts w:ascii="Arial" w:hAnsi="Arial" w:cs="Arial"/>
          <w:sz w:val="22"/>
          <w:szCs w:val="22"/>
        </w:rPr>
        <w:t xml:space="preserve">, primarily affecting large arteries. Large arteries consist of intimal, medial, and adventitial layers, separated by elastic fibers: the internal and external elastic laminae (IEL/EEL), </w:t>
      </w:r>
      <w:r>
        <w:rPr>
          <w:rFonts w:ascii="Arial" w:hAnsi="Arial" w:cs="Arial"/>
          <w:sz w:val="22"/>
          <w:szCs w:val="22"/>
        </w:rPr>
        <w:t>(</w:t>
      </w:r>
      <w:r w:rsidRPr="00F32498">
        <w:rPr>
          <w:rFonts w:ascii="Arial" w:hAnsi="Arial" w:cs="Arial"/>
          <w:sz w:val="22"/>
          <w:szCs w:val="22"/>
        </w:rPr>
        <w:t>Fig</w:t>
      </w:r>
      <w:r>
        <w:rPr>
          <w:rFonts w:ascii="Arial" w:hAnsi="Arial" w:cs="Arial"/>
          <w:sz w:val="22"/>
          <w:szCs w:val="22"/>
        </w:rPr>
        <w:t>ure</w:t>
      </w:r>
      <w:r w:rsidRPr="00F32498">
        <w:rPr>
          <w:rFonts w:ascii="Arial" w:hAnsi="Arial" w:cs="Arial"/>
          <w:sz w:val="22"/>
          <w:szCs w:val="22"/>
        </w:rPr>
        <w:t xml:space="preserve"> 2A/B</w:t>
      </w:r>
      <w:r>
        <w:rPr>
          <w:rFonts w:ascii="Arial" w:hAnsi="Arial" w:cs="Arial"/>
          <w:sz w:val="22"/>
          <w:szCs w:val="22"/>
        </w:rPr>
        <w:t>)</w:t>
      </w:r>
      <w:r w:rsidRPr="00F32498">
        <w:rPr>
          <w:rFonts w:ascii="Arial" w:hAnsi="Arial" w:cs="Arial"/>
          <w:sz w:val="22"/>
          <w:szCs w:val="22"/>
        </w:rPr>
        <w:t>. The medial and intimal layers are avascular, immune-privileged sites, and thus the initiation of inflammation is thought to</w:t>
      </w:r>
      <w:r>
        <w:rPr>
          <w:rFonts w:ascii="Arial" w:hAnsi="Arial" w:cs="Arial"/>
          <w:sz w:val="22"/>
          <w:szCs w:val="22"/>
        </w:rPr>
        <w:t xml:space="preserve"> occur</w:t>
      </w:r>
      <w:r w:rsidRPr="00F32498">
        <w:rPr>
          <w:rFonts w:ascii="Arial" w:hAnsi="Arial" w:cs="Arial"/>
          <w:sz w:val="22"/>
          <w:szCs w:val="22"/>
        </w:rPr>
        <w:t xml:space="preserve"> through immune cell infiltration through the vasa vasorum in the adventitial layer</w:t>
      </w:r>
      <w:r w:rsidR="0095723E">
        <w:rPr>
          <w:rFonts w:ascii="Arial" w:hAnsi="Arial" w:cs="Arial"/>
          <w:sz w:val="22"/>
          <w:szCs w:val="22"/>
        </w:rPr>
        <w:fldChar w:fldCharType="begin"/>
      </w:r>
      <w:r w:rsidR="0095723E">
        <w:rPr>
          <w:rFonts w:ascii="Arial" w:hAnsi="Arial" w:cs="Arial"/>
          <w:sz w:val="22"/>
          <w:szCs w:val="22"/>
        </w:rPr>
        <w:instrText xml:space="preserve"> ADDIN ZOTERO_ITEM CSL_CITATION {"citationID":"MlTWQssB","properties":{"formattedCitation":"\\super 35,36\\nosupersub{}","plainCitation":"35,36","noteIndex":0},"citationItems":[{"id":1943,"uris":["http://zotero.org/users/10812369/items/KYHLLYBC"],"itemData":{"id":1943,"type":"article-journal","abstract":"Giant cell arteritis (GCA) is a granulomatous and occlusive vasculitis that causes blindness, stroke, and aortic aneurysm. CD4ϩ T cells are selectively activated in the adventitia of affected arteries. In human GCA artery–severe combined immunodeficiency (SCID) mouse chimeras, depletion of CD83ϩ dendritic cells (DCs) abrogated vasculitis, suggesting that DCs are critical antigen-presenting cells in GCA. Healthy medium-size arteries possessed an indigenous population of DCs at the adventitia–media border. Adoptive T cell transfer into temporal artery–SCID mouse chimeras demonstrated that DCs in healthy arteries were functionally immature, but gained T cell stimulatory capacity after injection of lipopolysaccharide. In patients with polymyalgia rheumatica (PMR), a subclinical variant of GCA, adventitial DCs were mature and produced the chemokines CCL19 and CCL21, but vasculitic infiltrates were lacking. Human histocompatibility leukocyte antigen class II–matched healthy arteries, PMR arteries, and GCA arteries were coimplanted into SCID mice. Immature DCs in healthy arteries failed to stimulate T cells, but DCs in PMR arteries could attract, retain, and activate T cells that originated from the GCA lesions. We propose that in situ maturation of DCs in the adventitia is an early event in the pathogenesis of GCA. Activation of adventitial DCs initiates and maintains T cell responses in the artery and breaks tissue tolerance in the perivascular space.","container-title":"The Journal of Experimental Medicine","DOI":"10.1084/jem.20030850","ISSN":"1540-9538, 0022-1007","issue":"2","language":"en","page":"173-183","source":"DOI.org (Crossref)","title":"Activation of Arterial Wall Dendritic Cells and Breakdown of Self-tolerance in Giant Cell Arteritis","volume":"199","author":[{"family":"Ma-Krupa","given":"Wei"},{"family":"Jeon","given":"Myung-Shin"},{"family":"Spoerl","given":"Silvia"},{"family":"Tedder","given":"Thomas F."},{"family":"Goronzy","given":"Jörg J."},{"family":"Weyand","given":"Cornelia M."}],"issued":{"date-parts":[["2004",1,19]]}}},{"id":1941,"uris":["http://zotero.org/users/10812369/items/KGEPGFUQ"],"itemData":{"id":1941,"type":"article-journal","abstract":"Giant cell arteritis (GCA) is a granulomatous vasculitis that selectively targets medium-sized and large arteries, especially the cranial branches of the aorta. The inflammatory activity of vascular lesions is driven by adaptive immune responses, with CD4 T cells undergoing clonal expansion in the vessel wall and releasing interferon </w:instrText>
      </w:r>
      <w:r w:rsidR="0095723E">
        <w:rPr>
          <w:rFonts w:ascii="Segoe UI Symbol" w:hAnsi="Segoe UI Symbol" w:cs="Segoe UI Symbol"/>
          <w:sz w:val="22"/>
          <w:szCs w:val="22"/>
        </w:rPr>
        <w:instrText>␥</w:instrText>
      </w:r>
      <w:r w:rsidR="0095723E">
        <w:rPr>
          <w:rFonts w:ascii="Arial" w:hAnsi="Arial" w:cs="Arial"/>
          <w:sz w:val="22"/>
          <w:szCs w:val="22"/>
        </w:rPr>
        <w:instrText>. Recent studies have described a distinctive population of dendritic cells (DCs) localized at the adventitia–media border of normal medium-sized arteries that appear to play a critical role in the initiation of vasculitis. Immune effector functions of this DC population are being examined in human artery–severe combined immunodeficient (SCID) mouse chimeras. In their constitutive form, CD11c+ fascin+ adventitial DCs are not recognized by alloreactive T cells. Triggering with Toll-like receptor (TLR) ligands is sufficient to break this state of tolerance and initiate DC activation, T-cell recruitment, T-cell activation, and T-cell retention in the arterial wall. Systemic administration of ligands for TLR2 or -4 in human artery–SCID chimeras drives differentiation of adventitial DCs into chemokine-producing effector cells with high-level expression of both CD83 and CD86 and mediates Tcell regulatory function through release of interleukin 18. In established vasculitis, fully matured DCs retain antigen-presenting function; antibody-mediated DC depletion disrupts T-cell and macrophage activation and has marked antiinflammatory effects. We conclude that adventitial DCs, an indigenous cell population of the arterial wall, are responsive to pathogen-derived macromolecules and have gatekeeper function in regulating T-cell recruitment and retention to the arterial adventitia. A switch of adventitial DCs from being nonstimulatory to T-cell activating emerges as a critical event in the initiation of vasculitis.","container-title":"Annals of the New York Academy of Sciences","DOI":"10.1196/annals.1358.023","ISSN":"0077-8923, 1749-6632","issue":"1","journalAbbreviation":"Annals of the New York Academy of Sciences","language":"en","license":"http://onlinelibrary.wiley.com/termsAndConditions#vor","page":"195-208","source":"DOI.org (Crossref)","title":"Vascular Dendritic Cells in Giant Cell Arteritis","volume":"1062","author":[{"family":"Weyand","given":"Cornelia M."},{"family":"Ma</w:instrText>
      </w:r>
      <w:r w:rsidR="0095723E">
        <w:rPr>
          <w:rFonts w:ascii="Cambria Math" w:hAnsi="Cambria Math" w:cs="Cambria Math"/>
          <w:sz w:val="22"/>
          <w:szCs w:val="22"/>
        </w:rPr>
        <w:instrText>‐</w:instrText>
      </w:r>
      <w:r w:rsidR="0095723E">
        <w:rPr>
          <w:rFonts w:ascii="Arial" w:hAnsi="Arial" w:cs="Arial"/>
          <w:sz w:val="22"/>
          <w:szCs w:val="22"/>
        </w:rPr>
        <w:instrText xml:space="preserve">Krupa","given":"Wei"},{"family":"Pryshchep","given":"Olga"},{"family":"Gröschel","given":"Stefan"},{"family":"Bernardino","given":"Roberto"},{"family":"Goronzy","given":"Jörg J."}],"issued":{"date-parts":[["2005",12]]}}}],"schema":"https://github.com/citation-style-language/schema/raw/master/csl-citation.json"} </w:instrText>
      </w:r>
      <w:r w:rsidR="0095723E">
        <w:rPr>
          <w:rFonts w:ascii="Arial" w:hAnsi="Arial" w:cs="Arial"/>
          <w:sz w:val="22"/>
          <w:szCs w:val="22"/>
        </w:rPr>
        <w:fldChar w:fldCharType="separate"/>
      </w:r>
      <w:r w:rsidR="0095723E" w:rsidRPr="0095723E">
        <w:rPr>
          <w:rFonts w:ascii="Arial" w:hAnsi="Arial" w:cs="Arial"/>
          <w:kern w:val="0"/>
          <w:sz w:val="22"/>
          <w:vertAlign w:val="superscript"/>
        </w:rPr>
        <w:t>35,36</w:t>
      </w:r>
      <w:r w:rsidR="0095723E">
        <w:rPr>
          <w:rFonts w:ascii="Arial" w:hAnsi="Arial" w:cs="Arial"/>
          <w:sz w:val="22"/>
          <w:szCs w:val="22"/>
        </w:rPr>
        <w:fldChar w:fldCharType="end"/>
      </w:r>
      <w:r w:rsidRPr="00F32498">
        <w:rPr>
          <w:rFonts w:ascii="Arial" w:hAnsi="Arial" w:cs="Arial"/>
          <w:sz w:val="22"/>
          <w:szCs w:val="22"/>
        </w:rPr>
        <w:t xml:space="preserve">. Activated dendritic cells in the adventitia </w:t>
      </w:r>
      <w:r>
        <w:rPr>
          <w:rFonts w:ascii="Arial" w:hAnsi="Arial" w:cs="Arial"/>
          <w:sz w:val="22"/>
          <w:szCs w:val="22"/>
        </w:rPr>
        <w:t xml:space="preserve">are thought to </w:t>
      </w:r>
      <w:r w:rsidRPr="00F32498">
        <w:rPr>
          <w:rFonts w:ascii="Arial" w:hAnsi="Arial" w:cs="Arial"/>
          <w:sz w:val="22"/>
          <w:szCs w:val="22"/>
        </w:rPr>
        <w:t>recruit CD4+ T cells</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{"citationID":"8UD58ScU","properties":{"formattedCitation":"\\super 37\\nosupersub{}","plainCitation":"37","noteIndex":0},"citationItems":[{"id":1953,"uris":["http://zotero.org/users/10812369/items/P2V7XENC"],"itemData":{"id":1953,"type":"article-journal","abstract":"Objective Giant cell arteritis (GCA) is a vasculitis predominantly affecting medium- and large-sized arteries. Recent data show the co-localization of dendritic cells and Chlamydia pneumoniae in vascular biopsies from GCA patients. Here we define the topographical relation of dendritic cells and these activated T-cells to determine the antigen presenting cell in GCA, and to examine several auxiliary biochemical and genetic aspects relating to the role of bacteria such as C. pneumoniae in eliciting GCA.","language":"en","source":"Zotero","title":"Dendritic cells co-localize with activated CD4+ T cells in giant cell arteritis","author":[{"family":"Wagner","given":"A D"},{"family":"Wittkop","given":"U"},{"family":"Prahst","given":"A"},{"family":"Schmidt","given":"W A"},{"family":"Gromnica-Ihle","given":"E"},{"family":"Vorpahl","given":"K"},{"family":"Hudson","given":"A P"},{"family":"Zeidler","given":"H"}]}}],"schema":"https://github.com/citation-style-language/schema/raw/master/csl-citation.json"}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37</w:t>
      </w:r>
      <w:r w:rsidR="00495310">
        <w:rPr>
          <w:rFonts w:ascii="Arial" w:hAnsi="Arial" w:cs="Arial"/>
          <w:sz w:val="22"/>
          <w:szCs w:val="22"/>
        </w:rPr>
        <w:fldChar w:fldCharType="end"/>
      </w:r>
      <w:r w:rsidRPr="00F32498">
        <w:rPr>
          <w:rFonts w:ascii="Arial" w:hAnsi="Arial" w:cs="Arial"/>
          <w:sz w:val="22"/>
          <w:szCs w:val="22"/>
        </w:rPr>
        <w:t xml:space="preserve"> and macrophages</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{"citationID":"eEDcCVay","properties":{"formattedCitation":"\\super 38,39\\nosupersub{}","plainCitation":"38,39","noteIndex":0},"citationItems":[{"id":1947,"uris":["http://zotero.org/users/10812369/items/V4F6RJIB"],"itemData":{"id":1947,"type":"article-journal","abstract":"Abstract\n              —Giant cell arteritis (GCA) is an inflammatory vasculopathy in which T cells and macrophages infiltrate the wall of medium and large arteries. Clinical consequences such as blindness and stroke are related to arterial occlusion. Formation of aortic aneurysms may result from necrosis of smooth muscle cells and fragmentation of elastic membranes. The molecular mechanisms of arterial wall injury in GCA are not understood. To identify mechanisms of arterial damage, gene expression in inflamed and unaffected temporal artery specimens was compared by differential display polymerase chain reaction. Genes differentially expressed in arterial lesions included 3 products encoded by the mitochondrial genome. Immunohistochemistry with antibodies specific for a 65-kDa mitochondrial antigen revealed that increased expression of mitochondrial products was characteristic of multinucleated giant cells and of CD68+ macrophages that cluster in the media and at the media-intima junction. 4-Hydroxy-2-nonenal adducts, products of lipid peroxidation, were detected on smooth muscle cells and on tissue infiltrating cells, in close proximity to multinucleated giant cells and CD68+ macrophages. Also, giant cells and macrophages with overexpression of mitochondrial products were able to synthesize metalloproteinase-2. Our data suggest that in the vascular lesions characteristic for GCA, a subset of macrophages has the potential to support several pathways of arterial injury, including the release of reactive oxygen species and the production of metalloproteinase-2. This macrophage subset is topographically defined and is also identified by overexpression of mitochondrial genes. Because these macrophages have a high potential to promote several mechanisms of arterial wall damage, they should be therapeutically targeted to prevent blood vessel destruction.","container-title":"Circulation Research","DOI":"10.1161/01.RES.84.9.1050","ISSN":"0009-7330, 1524-4571","issue":"9","journalAbbreviation":"Circulation Research","language":"en","page":"1050-1058","source":"DOI.org (Crossref)","title":"Tissue-Destructive Macrophages in Giant Cell Arteritis","volume":"84","author":[{"family":"Rittner","given":"Heike L."},{"family":"Kaiser","given":"Markus"},{"family":"Brack","given":"Alexander"},{"family":"Szweda","given":"Luke I."},{"family":"Goronzy","given":"Jörg J."},{"family":"Weyand","given":"Cornelia M."}],"issued":{"date-parts":[["1999",5,14]]}}},{"id":1951,"uris":["http://zotero.org/users/10812369/items/EF56W6Z8"],"itemData":{"id":1951,"type":"article-journal","abstract":"Abstract\n            \n              Monocytes/macrophages are critical in systemic and local inflammation in giant cell arteritis (GCA) and possibly in clinically overlapping polymyalgia rheumatica (PMR). Therefore, we aimed to understand the contribution of monocyte subsets and the CX3CR1-CX3CL1 and CCR2-CCL2 migratory pathways, to the pathology of GCA. Peripheral blood monocytes were enumerated in samples from newly-diagnosed, untreated GCA and PMR patients and after prednisone-induced remission. The distribution of classical (CD14\n              bright\n              CD16\n              neg\n              ) and the more pro-inflammatory, intermediate (CD14\n              bright\n              CD16+) and non-classical (CD14\n              dim\n              CD16+) monocyte subsets was analysed by flow cytometry. The phenotype of macrophages in temporal artery biopsies (TABs) from GCA patients was studied by immunohistochemistry and immunofluorescence. A clear monocytosis was seen in newly diagnosed GCA and PMR patients caused by elevated numbers of classical monocytes. Prednisone treatment suppressed numbers of non-classical monocytes. Both chemokine CX3CL1 and CCL2 were highly expressed in the TAB. Most macrophages in the TAB of GCA patients expressed non-classical monocyte markers CD16 and CX3CR1 whereas co-localisation of CD16 with classical monocyte marker CCR2 was infrequent. In conclusion, we report an altered distribution of monocyte subsets in both GCA and PMR patients. The majority of macrophages in TABs of GCA patients were CD68 + CD16 + CX3CR1 + CCR2− and thereby resembled the phenotype of non-classical monocytes.","container-title":"Scientific Reports","DOI":"10.1038/s41598-017-06826-4","ISSN":"2045-2322","issue":"1","journalAbbreviation":"Sci Rep","language":"en","page":"6553","source":"DOI.org (Crossref)","title":"Involvement of Monocyte Subsets in the Immunopathology of Giant Cell Arteritis","volume":"7","author":[{"family":"Van Sleen","given":"Yannick"},{"family":"Wang","given":"Qi"},{"family":"Van Der Geest","given":"Kornelis S. M."},{"family":"Westra","given":"Johanna"},{"family":"Abdulahad","given":"Wayel H."},{"family":"Heeringa","given":"Peter"},{"family":"Boots","given":"Annemieke M. H."},{"family":"Brouwer","given":"Elisabeth"}],"issued":{"date-parts":[["2017",7,26]]}}}],"schema":"https://github.com/citation-style-language/schema/raw/master/csl-citation.json"}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38,39</w:t>
      </w:r>
      <w:r w:rsidR="00495310">
        <w:rPr>
          <w:rFonts w:ascii="Arial" w:hAnsi="Arial" w:cs="Arial"/>
          <w:sz w:val="22"/>
          <w:szCs w:val="22"/>
        </w:rPr>
        <w:fldChar w:fldCharType="end"/>
      </w:r>
      <w:r w:rsidRPr="00F32498">
        <w:rPr>
          <w:rFonts w:ascii="Arial" w:hAnsi="Arial" w:cs="Arial"/>
          <w:sz w:val="22"/>
          <w:szCs w:val="22"/>
        </w:rPr>
        <w:t>. Activated macrophages producing excess proteases such as MMP9 damage the EEL, facilitating entry of immune cells into the inner layers of the tissue</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{"citationID":"c0McJSa2","properties":{"formattedCitation":"\\super 38,39\\nosupersub{}","plainCitation":"38,39","noteIndex":0},"citationItems":[{"id":1947,"uris":["http://zotero.org/users/10812369/items/V4F6RJIB"],"itemData":{"id":1947,"type":"article-journal","abstract":"Abstract\n              —Giant cell arteritis (GCA) is an inflammatory vasculopathy in which T cells and macrophages infiltrate the wall of medium and large arteries. Clinical consequences such as blindness and stroke are related to arterial occlusion. Formation of aortic aneurysms may result from necrosis of smooth muscle cells and fragmentation of elastic membranes. The molecular mechanisms of arterial wall injury in GCA are not understood. To identify mechanisms of arterial damage, gene expression in inflamed and unaffected temporal artery specimens was compared by differential display polymerase chain reaction. Genes differentially expressed in arterial lesions included 3 products encoded by the mitochondrial genome. Immunohistochemistry with antibodies specific for a 65-kDa mitochondrial antigen revealed that increased expression of mitochondrial products was characteristic of multinucleated giant cells and of CD68+ macrophages that cluster in the media and at the media-intima junction. 4-Hydroxy-2-nonenal adducts, products of lipid peroxidation, were detected on smooth muscle cells and on tissue infiltrating cells, in close proximity to multinucleated giant cells and CD68+ macrophages. Also, giant cells and macrophages with overexpression of mitochondrial products were able to synthesize metalloproteinase-2. Our data suggest that in the vascular lesions characteristic for GCA, a subset of macrophages has the potential to support several pathways of arterial injury, including the release of reactive oxygen species and the production of metalloproteinase-2. This macrophage subset is topographically defined and is also identified by overexpression of mitochondrial genes. Because these macrophages have a high potential to promote several mechanisms of arterial wall damage, they should be therapeutically targeted to prevent blood vessel destruction.","container-title":"Circulation Research","DOI":"10.1161/01.RES.84.9.1050","ISSN":"0009-7330, 1524-4571","issue":"9","journalAbbreviation":"Circulation Research","language":"en","page":"1050-1058","source":"DOI.org (Crossref)","title":"Tissue-Destructive Macrophages in Giant Cell Arteritis","volume":"84","author":[{"family":"Rittner","given":"Heike L."},{"family":"Kaiser","given":"Markus"},{"family":"Brack","given":"Alexander"},{"family":"Szweda","given":"Luke I."},{"family":"Goronzy","given":"Jörg J."},{"family":"Weyand","given":"Cornelia M."}],"issued":{"date-parts":[["1999",5,14]]}}},{"id":1951,"uris":["http://zotero.org/users/10812369/items/EF56W6Z8"],"itemData":{"id":1951,"type":"article-journal","abstract":"Abstract\n            \n              Monocytes/macrophages are critical in systemic and local inflammation in giant cell arteritis (GCA) and possibly in clinically overlapping polymyalgia rheumatica (PMR). Therefore, we aimed to understand the contribution of monocyte subsets and the CX3CR1-CX3CL1 and CCR2-CCL2 migratory pathways, to the pathology of GCA. Peripheral blood monocytes were enumerated in samples from newly-diagnosed, untreated GCA and PMR patients and after prednisone-induced remission. The distribution of classical (CD14\n              bright\n              CD16\n              neg\n              ) and the more pro-inflammatory, intermediate (CD14\n              bright\n              CD16+) and non-classical (CD14\n              dim\n              CD16+) monocyte subsets was analysed by flow cytometry. The phenotype of macrophages in temporal artery biopsies (TABs) from GCA patients was studied by immunohistochemistry and immunofluorescence. A clear monocytosis was seen in newly diagnosed GCA and PMR patients caused by elevated numbers of classical monocytes. Prednisone treatment suppressed numbers of non-classical monocytes. Both chemokine CX3CL1 and CCL2 were highly expressed in the TAB. Most macrophages in the TAB of GCA patients expressed non-classical monocyte markers CD16 and CX3CR1 whereas co-localisation of CD16 with classical monocyte marker CCR2 was infrequent. In conclusion, we report an altered distribution of monocyte subsets in both GCA and PMR patients. The majority of macrophages in TABs of GCA patients were CD68 + CD16 + CX3CR1 + CCR2− and thereby resembled the phenotype of non-classical monocytes.","container-title":"Scientific Reports","DOI":"10.1038/s41598-017-06826-4","ISSN":"2045-2322","issue":"1","journalAbbreviation":"Sci Rep","language":"en","page":"6553","source":"DOI.org (Crossref)","title":"Involvement of Monocyte Subsets in the Immunopathology of Giant Cell Arteritis","volume":"7","author":[{"family":"Van Sleen","given":"Yannick"},{"family":"Wang","given":"Qi"},{"family":"Van Der Geest","given":"Kornelis S. M."},{"family":"Westra","given":"Johanna"},{"family":"Abdulahad","given":"Wayel H."},{"family":"Heeringa","given":"Peter"},{"family":"Boots","given":"Annemieke M. H."},{"family":"Brouwer","given":"Elisabeth"}],"issued":{"date-parts":[["2017",7,26]]}}}],"schema":"https://github.com/citation-style-language/schema/raw/master/csl-citation.json"}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38,39</w:t>
      </w:r>
      <w:r w:rsidR="00495310">
        <w:rPr>
          <w:rFonts w:ascii="Arial" w:hAnsi="Arial" w:cs="Arial"/>
          <w:sz w:val="22"/>
          <w:szCs w:val="22"/>
        </w:rPr>
        <w:fldChar w:fldCharType="end"/>
      </w:r>
      <w:r w:rsidRPr="00F32498">
        <w:rPr>
          <w:rFonts w:ascii="Arial" w:hAnsi="Arial" w:cs="Arial"/>
          <w:sz w:val="22"/>
          <w:szCs w:val="22"/>
        </w:rPr>
        <w:t>. Activated macrophages undergo transition into multinucleated giant cells (MGCs) that drive medial destruction and intimal hyperplasia</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{"citationID":"VQvrEeeN","properties":{"formattedCitation":"\\super 6\\nosupersub{}","plainCitation":"6","noteIndex":0},"citationItems":[{"id":1612,"uris":["http://zotero.org/users/10812369/items/JI9H8ALG"],"itemData":{"id":1612,"type":"article-journal","abstract":"Giant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6</w:t>
      </w:r>
      <w:r w:rsidR="00495310">
        <w:rPr>
          <w:rFonts w:ascii="Arial" w:hAnsi="Arial" w:cs="Arial"/>
          <w:sz w:val="22"/>
          <w:szCs w:val="22"/>
        </w:rPr>
        <w:fldChar w:fldCharType="end"/>
      </w:r>
      <w:r w:rsidRPr="00F32498">
        <w:rPr>
          <w:rFonts w:ascii="Arial" w:hAnsi="Arial" w:cs="Arial"/>
          <w:sz w:val="22"/>
          <w:szCs w:val="22"/>
        </w:rPr>
        <w:t>. GCA lesions also contain tertiary lymphoid organs (TLOs) consisting of B cells, T cells and FDCs in close proximity to granulomas, representing the coordination and importance of both innate and adaptive immunity in disease progression</w:t>
      </w:r>
      <w:r w:rsidR="00495310">
        <w:rPr>
          <w:rFonts w:ascii="Arial" w:hAnsi="Arial" w:cs="Arial"/>
          <w:sz w:val="22"/>
          <w:szCs w:val="22"/>
        </w:rPr>
        <w:fldChar w:fldCharType="begin"/>
      </w:r>
      <w:r w:rsidR="00A15831">
        <w:rPr>
          <w:rFonts w:ascii="Arial" w:hAnsi="Arial" w:cs="Arial"/>
          <w:sz w:val="22"/>
          <w:szCs w:val="22"/>
        </w:rPr>
        <w:instrText xml:space="preserve"> ADDIN ZOTERO_ITEM CSL_CITATION {"citationID":"FKe2W3Fj","properties":{"formattedCitation":"\\super 13,40,41\\nosupersub{}","plainCitation":"13,40,41","noteIndex":0},"citationItems":[{"id":1675,"uris":["http://zotero.org/users/10812369/items/RN3BRFC2"],"itemData":{"id":1675,"type":"article-journal","abstract":"Objectives To investigate whether artery tertiary lymphoid organs (ATLOs) are present in giant cell arteritis (GCA) and that their formation is associated with the ectopic expression of constitutive lymphoid tissue-homing chemokines.\nMethods Reverse transcriptase PCR, immunohistochemical and immunoﬂuorescence analysis were used to determine the presence of ectopic ATLOs in GCA and the expression of chemokines/chemokine receptors and cytokines involved in lymphoneogenesis in the temporal artery samples obtained from 50 patients with GCA and 30 controls. The presence of lymphatic conduits, of follicular dendritic cells (FDCs) precursors and lymphoid tissue inducer cells was also investigated. Finally, expression of CXCL13, B cell activating factor (BAFF), a proliferation-inducing ligand (APRIL) and CCL21 by isolated myoﬁbroblasts was evaluated before and after stimulation with Toll-like receptors (TLRs) agonists and cytokines.\nResults ATLOs were observed in the media layer of 60% of patients with GCA in close proximity to high endothelial venules and independently by the age of patients and the presence of atherosclerosis. ATLO formation was also accompanied by the expression of CXCL13, BAFF, a proliferation-inducing ligand (APRIL), lymphotoxin (LT)-β, interleukin (IL)-17 and IL-7, the presence of FDC precursors and of lymphoid conduits. Stimulation of myoﬁbroblasts with TLR agonists and cytokines resulted in the upregulation of BAFF and CXCL13.\nConclusions ATLOs occur in the inﬂamed arteries of patients with GCA possibly representing the immune sites where immune responses towards unknown arterial wall-derived antigens may be organised.","container-title":"Annals of the Rheumatic Diseases","DOI":"10.1136/annrheumdis-2016-209217","ISSN":"00034967","issue":"1","journalAbbreviation":"Annals of the Rheumatic Diseases","language":"en","note":"Authors assessed the presence of artery tertiary lymphoid organs (ATLO) in GCA temporal arteries by IHC. They found 30/50 patients had a defined T/B cell with central FDCs (ALTOs) in their medial layer. 5 of those patients had more than one ALTO. The presence of ALTOs correlated with systemic immune response. TLOs surrounded HEVs, possessed borders of PNAd+ addression, ALTOs expressed chemokines/cytokines CXCL13, BAFF and LTbeta. Podoplanin+ lymphatic conduits, antigen circulating systems, were present in and outside of ALTOs in pos arteries. There was also CXCL13+, NG2+, PDGFRb+ FDC precursors found in all pos arteries and increased in ALTO pos arteries.","page":"235-243","source":"DOI.org (Crossref)","title":"Ectopic expression of CXCL13, BAFF, APRIL and LT-β is associated with artery tertiary lymphoid organs in giant cell arteritis","volume":"76","author":[{"family":"Ciccia","given":"Francesco"},{"family":"Rizzo","given":"Aroldo"},{"family":"Maugeri","given":"Rosario"},{"family":"Alessandro","given":"Riccardo"},{"family":"Croci","given":"Stefania"},{"family":"Guggino","given":"Giuliana"},{"family":"Cavazza","given":"Alberto"},{"family":"Raimondo","given":"Stefania"},{"family":"Cannizzaro","given":"Alessandra"},{"family":"Iacopino","given":"Domenico Gerardo"},{"family":"Salvarani","given":"Carlo"},{"family":"Triolo","given":"Giovanni"}],"issued":{"date-parts":[["2017",1]]}}},{"id":62,"uris":["http://zotero.org/users/10812369/items/XH6YPN8F"],"itemData":{"id":62,"type":"article-journal","container-title":"Annals of the Rheumatic Diseases","DOI":"10.1136/annrheumdis-2017-211860","ISSN":"0003-4967, 1468-2060","issue":"3","journalAbbreviation":"Ann Rheum Dis","language":"en","page":"e16-e16","source":"DOI.org (Crossref)","title":"Artery tertiary lymphoid organs in giant cell arteritis are not exclusively located in the media of temporal arteries","volume":"77","author":[{"family":"Graver","given":"Jacoba Carolien"},{"family":"Sandovici","given":"Maria"},{"family":"Diepstra","given":"Arjan"},{"family":"Boots","given":"Annemieke M H"},{"family":"Brouwer","given":"Elisabeth"}],"issued":{"date-parts":[["2018",3]]}}},{"id":1689,"uris":["http://zotero.org/users/10812369/items/27CS75J5"],"itemData":{"id":1689,"type":"article-journal","abstract":"Objective: B-cells are present in the inflamed arteries of giant cell arteritis (GCA) patients and a disturbed B-cell homeostasis is reported in peripheral blood of both GCA and the overlapping disease polymyalgia rheumatica (PMR). In this study, we aimed to investigate chemokine-chemokine receptor axes governing the migration of Bcells in GCA and PMR.\nMethods: We performed Luminex screening assay for serum levels of B-cell related chemokines in treatment-naïve GCA (n = 41), PMR (n = 31) and age- and sex matched healthy controls (HC, n = 34). Expression of chemokine receptors on circulating B-cell subsets were investigated by flow cytometry. Immunohistochemistry was per­ formed on GCA temporal artery (n = 14) and aorta (n = 10) and on atherosclerosis aorta (n = 10) tissue.\nResults: The chemokines CXCL9 and CXCL13 were significantly increased in the circulation of treatment-naïve GCA and PMR patients. CXCL13 increased even further after three months of glucocorticoid treatment. At baseline CXCL13 correlated with disease activity markers. Peripheral CXCR3+ and CXCR5+ switched memory Bcells were significantly reduced in both patient groups and correlated inversely with their complementary chemokines CXCL9 and CXCL13. At the arterial lesions in GCA, CXCR3+ and CXCR5+ B-cells were observed in areas with high CXCL9 and CXCL13 expression.\nConclusion: Changes in systemic and local chemokine and chemokine receptor pathways related to B-cell migration were observed in GCA and PMR mainly in the CXCL9-CXCR3 and CXCL13-CXCR5 axes. These changes can contribute to homing and organization of B-cells in the vessel wall and provide further evidence for an active involvement of B-cells in GCA and PMR.","container-title":"Journal of Autoimmunity","DOI":"10.1016/j.jaut.2021.102684","ISSN":"08968411","journalAbbreviation":"Journal of Autoimmunity","language":"en","page":"102684","source":"DOI.org (Crossref)","title":"Association of the CXCL9-CXCR3 and CXCL13-CXCR5 axes with B-cell trafficking in giant cell arteritis and polymyalgia rheumatica","volume":"123","author":[{"family":"Graver","given":"Jacoba C."},{"family":"Abdulahad","given":"Wayel"},{"family":"Van Der Geest","given":"Kornelis S.M."},{"family":"Heeringa","given":"Peter"},{"family":"Boots","given":"Annemieke M.H."},{"family":"Brouwer","given":"Elisabeth"},{"family":"Sandovici","given":"Maria"}],"issued":{"date-parts":[["2021",9]]}}}],"schema":"https://github.com/citation-style-language/schema/raw/master/csl-citation.json"} </w:instrText>
      </w:r>
      <w:r w:rsidR="00495310">
        <w:rPr>
          <w:rFonts w:ascii="Arial" w:hAnsi="Arial" w:cs="Arial"/>
          <w:sz w:val="22"/>
          <w:szCs w:val="22"/>
        </w:rPr>
        <w:fldChar w:fldCharType="separate"/>
      </w:r>
      <w:r w:rsidR="00A15831" w:rsidRPr="00A15831">
        <w:rPr>
          <w:rFonts w:ascii="Arial" w:hAnsi="Arial" w:cs="Arial"/>
          <w:kern w:val="0"/>
          <w:sz w:val="22"/>
          <w:vertAlign w:val="superscript"/>
        </w:rPr>
        <w:t>13,40,41</w:t>
      </w:r>
      <w:r w:rsidR="00495310">
        <w:rPr>
          <w:rFonts w:ascii="Arial" w:hAnsi="Arial" w:cs="Arial"/>
          <w:sz w:val="22"/>
          <w:szCs w:val="22"/>
        </w:rPr>
        <w:fldChar w:fldCharType="end"/>
      </w:r>
      <w:r w:rsidRPr="00F32498">
        <w:rPr>
          <w:rFonts w:ascii="Arial" w:hAnsi="Arial" w:cs="Arial"/>
          <w:sz w:val="22"/>
          <w:szCs w:val="22"/>
        </w:rPr>
        <w:t>.</w:t>
      </w:r>
    </w:p>
    <w:p w14:paraId="6E228474" w14:textId="77777777" w:rsidR="00A16AB3" w:rsidRDefault="00A16AB3" w:rsidP="00A16AB3">
      <w:pPr>
        <w:rPr>
          <w:rFonts w:ascii="Arial" w:hAnsi="Arial" w:cs="Arial"/>
          <w:sz w:val="22"/>
          <w:szCs w:val="22"/>
        </w:rPr>
      </w:pPr>
    </w:p>
    <w:p w14:paraId="3D4055F8" w14:textId="0AA62B5C" w:rsidR="00A16AB3" w:rsidRPr="00F32498" w:rsidRDefault="00A16AB3" w:rsidP="00A16AB3">
      <w:pPr>
        <w:rPr>
          <w:rFonts w:ascii="Arial" w:hAnsi="Arial" w:cs="Arial"/>
          <w:sz w:val="22"/>
          <w:szCs w:val="22"/>
        </w:rPr>
      </w:pPr>
      <w:r w:rsidRPr="00F32498">
        <w:rPr>
          <w:rFonts w:ascii="Arial" w:hAnsi="Arial" w:cs="Arial"/>
          <w:sz w:val="22"/>
          <w:szCs w:val="22"/>
          <w:u w:val="single"/>
        </w:rPr>
        <w:t>The progression of GCA suggests an underlying antigenic trigger</w:t>
      </w:r>
      <w:r w:rsidR="008E64A7">
        <w:rPr>
          <w:rFonts w:ascii="Arial" w:hAnsi="Arial" w:cs="Arial"/>
          <w:sz w:val="22"/>
          <w:szCs w:val="22"/>
          <w:u w:val="single"/>
        </w:rPr>
        <w:t>,</w:t>
      </w:r>
      <w:r w:rsidR="00A15831">
        <w:rPr>
          <w:rFonts w:ascii="Arial" w:hAnsi="Arial" w:cs="Arial"/>
          <w:sz w:val="22"/>
          <w:szCs w:val="22"/>
          <w:u w:val="single"/>
        </w:rPr>
        <w:fldChar w:fldCharType="begin"/>
      </w:r>
      <w:r w:rsidR="00A15831">
        <w:rPr>
          <w:rFonts w:ascii="Arial" w:hAnsi="Arial" w:cs="Arial"/>
          <w:sz w:val="22"/>
          <w:szCs w:val="22"/>
          <w:u w:val="single"/>
        </w:rPr>
        <w:instrText xml:space="preserve"> ADDIN ZOTERO_ITEM CSL_CITATION {"citationID":"LD5YyacW","properties":{"formattedCitation":"\\super 6,11\\nosupersub{}","plainCitation":"6,11","noteIndex":0},"citationItems":[{"id":1612,"uris":["http://zotero.org/users/10812369/items/JI9H8ALG"],"itemData":{"id":1612,"type":"article-journal","abstract":"Giant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J."}],"issued":{"date-parts":[["2023",1,20]]}}},{"id":1547,"uris":["http://zotero.org/users/10812369/items/U7CH5VIW"],"itemData":{"id":1547,"type":"article-journal","abstract":"Autoimmune diseases can afﬂict every organ system, including blood vessels that are critically important for host survival. The most frequent autoimmune vasculitis is giant cell arteritis (GCA), which causes aggressive wall inﬂammation in medium and large arteries and results in vaso-occlusive wall remodeling. GCA shares with other autoimmune diseases that it occurs in genetically predisposed individuals, that females are at higher risk, and that environmental triggers are suspected to beget the loss of immunological tolerance. GCA has features that distinguish it from other autoimmune diseases and predict the need for tailored diagnostic and therapeutic approaches. At the core of GCA pathology are CD4+ T cells that gain access to the protected tissue niche of the vessel wall, differentiate into cytokine producers, attain tissue residency, and enforce macrophages differentiation into tissue-destructive effector cells. Several signaling pathways have been implicated in initiating and sustaining pathogenic CD4+ T cell function, including the NOTCH1-Jagged1 pathway, the CD28 co-stimulatory pathway, the PD-1/PD-L1 co-inhibitory pathway, and the JAK/STAT signaling pathway. Inadequacy of mechanisms that normally dampen immune responses, such as defective expression of the PD-L1 ligand and malfunction of immunosuppressive CD8+ T regulatory cells are a common theme in GCA immunopathology. Recent studies are providing a string of novel mechanisms that will permit more precise pathogenic modeling and therapeutic targeting in GCA and will fundamentally inform how abnormal immune responses in blood vessels lead to disease.","container-title":"Frontiers in Immunology","DOI":"10.3389/fimmu.2020.621098","ISSN":"1664-3224","journalAbbreviation":"Front. Immunol.","language":"en","page":"621098","source":"DOI.org (Crossref)","title":"Innate and Adaptive Immunity in Giant Cell Arteritis","volume":"11","author":[{"family":"Akiyama","given":"Mitsuhiro"},{"family":"Ohtsuki","given":"Shozo"},{"family":"Berry","given":"Gerald J."},{"family":"Liang","given":"David H."},{"family":"Goronzy","given":"Jörg J."},{"family":"Weyand","given":"Cornelia M."}],"issued":{"date-parts":[["2021",2,25]]}}}],"schema":"https://github.com/citation-style-language/schema/raw/master/csl-citation.json"} </w:instrText>
      </w:r>
      <w:r w:rsidR="00A15831">
        <w:rPr>
          <w:rFonts w:ascii="Arial" w:hAnsi="Arial" w:cs="Arial"/>
          <w:sz w:val="22"/>
          <w:szCs w:val="22"/>
          <w:u w:val="single"/>
        </w:rPr>
        <w:fldChar w:fldCharType="separate"/>
      </w:r>
      <w:r w:rsidR="00A15831" w:rsidRPr="00A15831">
        <w:rPr>
          <w:rFonts w:ascii="Arial" w:hAnsi="Arial" w:cs="Arial"/>
          <w:kern w:val="0"/>
          <w:sz w:val="22"/>
          <w:vertAlign w:val="superscript"/>
        </w:rPr>
        <w:t>6,11</w:t>
      </w:r>
      <w:r w:rsidR="00A15831">
        <w:rPr>
          <w:rFonts w:ascii="Arial" w:hAnsi="Arial" w:cs="Arial"/>
          <w:sz w:val="22"/>
          <w:szCs w:val="22"/>
          <w:u w:val="single"/>
        </w:rPr>
        <w:fldChar w:fldCharType="end"/>
      </w:r>
      <w:r>
        <w:rPr>
          <w:rFonts w:ascii="Arial" w:hAnsi="Arial" w:cs="Arial"/>
          <w:sz w:val="22"/>
          <w:szCs w:val="22"/>
        </w:rPr>
        <w:t xml:space="preserve">with clear recruitment of inflammatory infiltrates, followed by the hallmark of this disease: multinucleated giant cells and granulomas, formed by fusion of macrophages in the presence of an antigenic insult. Despite classic indicators of an autoimmune process, the molecular drivers of GCA, including the initiating antigenic insults, remain enigmatic. </w:t>
      </w:r>
    </w:p>
    <w:p w14:paraId="682EE06F" w14:textId="77777777" w:rsidR="00A16AB3" w:rsidRPr="00F32498" w:rsidRDefault="00A16AB3" w:rsidP="00A16AB3">
      <w:pPr>
        <w:rPr>
          <w:rFonts w:ascii="Arial" w:hAnsi="Arial" w:cs="Arial"/>
          <w:sz w:val="22"/>
          <w:szCs w:val="22"/>
        </w:rPr>
      </w:pPr>
    </w:p>
    <w:p w14:paraId="6964FE41"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Gaps in </w:t>
      </w:r>
      <w:r>
        <w:rPr>
          <w:rFonts w:ascii="Arial" w:hAnsi="Arial" w:cs="Arial"/>
          <w:b/>
          <w:bCs/>
          <w:sz w:val="22"/>
          <w:szCs w:val="22"/>
        </w:rPr>
        <w:t xml:space="preserve">our </w:t>
      </w:r>
      <w:r w:rsidRPr="00F32498">
        <w:rPr>
          <w:rFonts w:ascii="Arial" w:hAnsi="Arial" w:cs="Arial"/>
          <w:b/>
          <w:bCs/>
          <w:sz w:val="22"/>
          <w:szCs w:val="22"/>
        </w:rPr>
        <w:t xml:space="preserve">knowledge: </w:t>
      </w:r>
      <w:r>
        <w:rPr>
          <w:rFonts w:ascii="Arial" w:hAnsi="Arial" w:cs="Arial"/>
          <w:b/>
          <w:bCs/>
          <w:sz w:val="22"/>
          <w:szCs w:val="22"/>
        </w:rPr>
        <w:t>Are there</w:t>
      </w:r>
      <w:r w:rsidRPr="00F32498">
        <w:rPr>
          <w:rFonts w:ascii="Arial" w:hAnsi="Arial" w:cs="Arial"/>
          <w:b/>
          <w:bCs/>
          <w:sz w:val="22"/>
          <w:szCs w:val="22"/>
        </w:rPr>
        <w:t xml:space="preserve"> pathogenic autoantibodies in GCA</w:t>
      </w:r>
      <w:r>
        <w:rPr>
          <w:rFonts w:ascii="Arial" w:hAnsi="Arial" w:cs="Arial"/>
          <w:b/>
          <w:bCs/>
          <w:sz w:val="22"/>
          <w:szCs w:val="22"/>
        </w:rPr>
        <w:t>?</w:t>
      </w:r>
    </w:p>
    <w:p w14:paraId="627AEE16" w14:textId="2D211B06" w:rsidR="00A16AB3" w:rsidRPr="00F32498" w:rsidRDefault="00A16AB3" w:rsidP="00A16AB3">
      <w:pPr>
        <w:rPr>
          <w:rFonts w:ascii="Arial" w:hAnsi="Arial" w:cs="Arial"/>
          <w:i/>
          <w:sz w:val="22"/>
          <w:szCs w:val="22"/>
        </w:rPr>
      </w:pPr>
      <w:r w:rsidRPr="00F32498">
        <w:rPr>
          <w:rFonts w:ascii="Arial" w:hAnsi="Arial" w:cs="Arial"/>
          <w:sz w:val="22"/>
          <w:szCs w:val="22"/>
        </w:rPr>
        <w:t xml:space="preserve">Autoantibodies are a key facet of the autoimmune cascade, either acting as direct pathogenic agents of the disease, or </w:t>
      </w:r>
      <w:r>
        <w:rPr>
          <w:rFonts w:ascii="Arial" w:hAnsi="Arial" w:cs="Arial"/>
          <w:sz w:val="22"/>
          <w:szCs w:val="22"/>
        </w:rPr>
        <w:t xml:space="preserve">if not directly pathogenic, </w:t>
      </w:r>
      <w:r w:rsidRPr="00F32498">
        <w:rPr>
          <w:rFonts w:ascii="Arial" w:hAnsi="Arial" w:cs="Arial"/>
          <w:sz w:val="22"/>
          <w:szCs w:val="22"/>
        </w:rPr>
        <w:t xml:space="preserve">as </w:t>
      </w:r>
      <w:r>
        <w:rPr>
          <w:rFonts w:ascii="Arial" w:hAnsi="Arial" w:cs="Arial"/>
          <w:sz w:val="22"/>
          <w:szCs w:val="22"/>
        </w:rPr>
        <w:t xml:space="preserve">clinically </w:t>
      </w:r>
      <w:r w:rsidRPr="00F32498">
        <w:rPr>
          <w:rFonts w:ascii="Arial" w:hAnsi="Arial" w:cs="Arial"/>
          <w:sz w:val="22"/>
          <w:szCs w:val="22"/>
        </w:rPr>
        <w:t>useful diagnostics specific to disease types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{"citationID":"r1yK0PBS","properties":{"formattedCitation":"\\super 42,43\\nosupersub{}","plainCitation":"42,43","noteIndex":0},"citationItems":[{"id":579,"uris":["http://zotero.org/users/10812369/items/J5LCTS4F"],"itemData":{"id":579,"type":"article-journal","container-title":"Nature Clinical Practice Rheumatology","DOI":"10.1038/ncprheum0895","ISSN":"1745-8382, 1745-8390","issue":"9","journalAbbreviation":"Nat Rev Rheumatol","language":"en","page":"491-498","source":"DOI.org (Crossref)","title":"Nature and functions of autoantibodies","volume":"4","author":[{"family":"Elkon","given":"Keith"},{"family":"Casali","given":"Paolo"}],"issued":{"date-parts":[["2008",9]]}}},{"id":576,"uris":["http://zotero.org/users/10812369/items/BDS2L4ZJ"],"itemData":{"id":576,"type":"article-journal","abstract":"Autoantibodies are frequently observed in healthy individuals. In a minority of these individuals, they lead to manifestation of autoimmune diseases, such as rheumatoid arthritis or Graves’ disease. Overall, more than 2.5% of the population is affected by autoantibody-driven autoimmune disease. Pathways leading to autoantibody-induced pathology greatly differ among different diseases, and autoantibodies directed against the same antigen, depending on the targeted epitope, can have diverse effects. To foster knowledge in autoantibody-induced pathology and to encourage development of urgently needed novel therapeutic strategies, we here categorized autoantibodies according to their effects. According to our algorithm, autoantibodies can be classified into the following categories: (1) mimic receptor stimulation, (2) blocking of neural transmission, (3) induction of altered signaling, triggering uncontrolled (4) microthrombosis, (5) cell lysis, (6) neutrophil activation, and (7) induction of inflammation. These mechanisms in relation to disease, as well as principles of autoantibody generation and detection, are reviewed herein.","container-title":"Frontiers in Immunology","ISSN":"1664-3224","source":"Frontiers","title":"Mechanisms of Autoantibody-Induced Pathology","URL":"https://www.frontiersin.org/articles/10.3389/fimmu.2017.00603","volume":"8","author":[{"family":"Ludwig","given":"Ralf J."},{"family":"Vanhoorelbeke","given":"Karen"},{"family":"Leypoldt","given":"Frank"},{"family":"Kaya","given":"Ziya"},{"family":"Bieber","given":"Katja"},{"family":"McLachlan","given":"Sandra M."},{"family":"Komorowski","given":"Lars"},{"family":"Luo","given":"Jie"},{"family":"Cabral-Marques","given":"Otavio"},{"family":"Hammers","given":"Christoph M."},{"family":"Lindstrom","given":"Jon M."},{"family":"Lamprecht","given":"Peter"},{"family":"Fischer","given":"Andrea"},{"family":"Riemekasten","given":"Gabriela"},{"family":"Tersteeg","given":"Claudia"},{"family":"Sondermann","given":"Peter"},{"family":"Rapoport","given":"Basil"},{"family":"Wandinger","given":"Klaus-Peter"},{"family":"Probst","given":"Christian"},{"family":"El Beidaq","given":"Asmaa"},{"family":"Schmidt","given":"Enno"},{"family":"Verkman","given":"Alan"},{"family":"Manz","given":"Rudolf A."},{"family":"Nimmerjahn","given":"Falk"}],"accessed":{"date-parts":[["2023",3,10]]},"issued":{"date-parts":[["2017"]]}}}],"schema":"https://github.com/citation-style-language/schema/raw/master/csl-citation.json"}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42,43</w:t>
      </w:r>
      <w:r w:rsidR="008E64A7">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 xml:space="preserve">Over 50 years ago, </w:t>
      </w:r>
      <w:r w:rsidRPr="00F32498">
        <w:rPr>
          <w:rFonts w:ascii="Arial" w:hAnsi="Arial" w:cs="Arial"/>
          <w:sz w:val="22"/>
          <w:szCs w:val="22"/>
        </w:rPr>
        <w:t xml:space="preserve">the presence of </w:t>
      </w:r>
      <w:r>
        <w:rPr>
          <w:rFonts w:ascii="Arial" w:hAnsi="Arial" w:cs="Arial"/>
          <w:sz w:val="22"/>
          <w:szCs w:val="22"/>
        </w:rPr>
        <w:t xml:space="preserve">complement-coated </w:t>
      </w:r>
      <w:r w:rsidRPr="00F32498">
        <w:rPr>
          <w:rFonts w:ascii="Arial" w:hAnsi="Arial" w:cs="Arial"/>
          <w:sz w:val="22"/>
          <w:szCs w:val="22"/>
        </w:rPr>
        <w:t xml:space="preserve">immunoglobulin (IgG and IgM) deposits in temporal artery </w:t>
      </w:r>
      <w:r w:rsidR="008E64A7" w:rsidRPr="00F32498">
        <w:rPr>
          <w:rFonts w:ascii="Arial" w:hAnsi="Arial" w:cs="Arial"/>
          <w:sz w:val="22"/>
          <w:szCs w:val="22"/>
        </w:rPr>
        <w:t>biopsies of</w:t>
      </w:r>
      <w:r w:rsidRPr="00F32498">
        <w:rPr>
          <w:rFonts w:ascii="Arial" w:hAnsi="Arial" w:cs="Arial"/>
          <w:sz w:val="22"/>
          <w:szCs w:val="22"/>
        </w:rPr>
        <w:t xml:space="preserve"> GCA patients</w:t>
      </w:r>
      <w:r>
        <w:rPr>
          <w:rFonts w:ascii="Arial" w:hAnsi="Arial" w:cs="Arial"/>
          <w:sz w:val="22"/>
          <w:szCs w:val="22"/>
        </w:rPr>
        <w:t xml:space="preserve"> was documented</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{"citationID":"xiQaRo5y","properties":{"formattedCitation":"\\super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14–16</w:t>
      </w:r>
      <w:r w:rsidR="008E64A7">
        <w:rPr>
          <w:rFonts w:ascii="Arial" w:hAnsi="Arial" w:cs="Arial"/>
          <w:sz w:val="22"/>
          <w:szCs w:val="22"/>
        </w:rPr>
        <w:fldChar w:fldCharType="end"/>
      </w:r>
      <w:r w:rsidR="008E64A7">
        <w:rPr>
          <w:rFonts w:ascii="Arial" w:hAnsi="Arial" w:cs="Arial"/>
          <w:sz w:val="22"/>
          <w:szCs w:val="22"/>
        </w:rPr>
        <w:t xml:space="preserve"> </w:t>
      </w:r>
      <w:r w:rsidRPr="00F32498">
        <w:rPr>
          <w:rFonts w:ascii="Arial" w:hAnsi="Arial" w:cs="Arial"/>
          <w:sz w:val="22"/>
          <w:szCs w:val="22"/>
        </w:rPr>
        <w:t xml:space="preserve"> in a linear extracellular pattern along the IEL</w:t>
      </w:r>
      <w:r w:rsidR="008E64A7">
        <w:rPr>
          <w:rFonts w:ascii="Arial" w:hAnsi="Arial" w:cs="Arial"/>
          <w:sz w:val="22"/>
          <w:szCs w:val="22"/>
        </w:rPr>
        <w:t xml:space="preserve">. </w:t>
      </w:r>
      <w:r>
        <w:rPr>
          <w:rFonts w:ascii="Arial" w:hAnsi="Arial" w:cs="Arial"/>
          <w:sz w:val="22"/>
          <w:szCs w:val="22"/>
        </w:rPr>
        <w:t xml:space="preserve">More recently, these findings </w:t>
      </w:r>
      <w:r w:rsidR="008E64A7">
        <w:rPr>
          <w:rFonts w:ascii="Arial" w:hAnsi="Arial" w:cs="Arial"/>
          <w:sz w:val="22"/>
          <w:szCs w:val="22"/>
        </w:rPr>
        <w:t xml:space="preserve">were </w:t>
      </w:r>
      <w:r w:rsidR="008E64A7" w:rsidRPr="00F32498">
        <w:rPr>
          <w:rFonts w:ascii="Arial" w:hAnsi="Arial" w:cs="Arial"/>
          <w:sz w:val="22"/>
          <w:szCs w:val="22"/>
        </w:rPr>
        <w:t>corroborated</w:t>
      </w:r>
      <w:r w:rsidRPr="00F32498">
        <w:rPr>
          <w:rFonts w:ascii="Arial" w:hAnsi="Arial" w:cs="Arial"/>
          <w:sz w:val="22"/>
          <w:szCs w:val="22"/>
        </w:rPr>
        <w:t xml:space="preserve"> by spatial transcriptomics data identifying IgG subunits among the top differentially expressed genes in the medial and adventitial layers of inflamed arteries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{"citationID":"8Urm5GhQ","properties":{"formattedCitation":"\\super 17\\nosupersub{}","plainCitation":"17","noteIndex":0},"citationItems":[{"id":1828,"uris":["http://zotero.org/users/10812369/items/GNCDK9RH"],"itemData":{"id":1828,"type":"article-journal","abstract":"Objective\n              \n                To identify the key coding genes underlying the biomarkers and pathways associated with giant cell arteritis (GCA), we performed an\n                in situ\n                spatial profiling of molecules involved in the temporal arteries of GCA patients and controls. Furthermore, we performed pharmacogenomic network analysis to identify potential treatment targets.\n              \n            \n            \n              Methods\n              Using human formalin-fixed paraffin-embedded temporal artery biopsy samples (GCA, n = 9; controls, n = 7), we performed a whole transcriptome analysis using the NanoString GeoMx Digital Spatial Profiler. In total, 59 regions of interest were selected in the intima, media, adventitia, and perivascular adipose tissue (PVAT). Differentially expressed genes (DEGs) (fold-change &amp;gt; 2 or &amp;lt; −2, p-adjusted &amp;lt; 0.01) were compared across each layer to build a spatial and pharmacogenomic network and to explore the pathophysiological mechanisms of GCA.\n            \n            \n              Results\n              Most of the transcriptome (12,076 genes) was upregulated in GCA arteries, compared to control arteries. Among the screened genes, 282, 227, 40, and 5 DEGs were identified in the intima, media, adventitia, and PVAT, respectively. Genes involved in the immune process and vascular remodeling were upregulated within GCA temporal arteries but differed across the arterial layers. The immune-related functions and vascular remodeling were limited to the intima and media.\n            \n            \n              Conclusion\n              \n                This study is the first to perform an\n                in situ\n                spatial profiling characterization of the molecules involved in GCA. The pharmacogenomic network analysis identified potential target genes for approved and novel immunotherapies.","container-title":"Frontiers in Immunology","DOI":"10.3389/fimmu.2023.1237986","ISSN":"1664-3224","journalAbbreviation":"Front. Immunol.","language":"en","page":"1237986","source":"DOI.org (Crossref)","title":"Use of high-plex data provides novel insights into the temporal artery processes of giant cell arteritis","volume":"14","author":[{"family":"Parreau","given":"Simon"},{"family":"Molina","given":"Elsa"},{"family":"Dumonteil","given":"Stéphanie"},{"family":"Goulabchand","given":"Radjiv"},{"family":"Naves","given":"Thomas"},{"family":"Bois","given":"Melanie C."},{"family":"Akil","given":"Hussein"},{"family":"Terro","given":"Faraj"},{"family":"Fauchais","given":"Anne-Laure"},{"family":"Liozon","given":"Eric"},{"family":"Jauberteau","given":"Marie-Odile"},{"family":"Weyand","given":"Cornelia M."},{"family":"Ly","given":"Kim-Heang"}],"issued":{"date-parts":[["2023",9,6]]}}}],"schema":"https://github.com/citation-style-language/schema/raw/master/csl-citation.json"}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17</w:t>
      </w:r>
      <w:r w:rsidR="008E64A7">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 xml:space="preserve">Despite this work, </w:t>
      </w:r>
      <w:r w:rsidRPr="00F32498">
        <w:rPr>
          <w:rFonts w:ascii="Arial" w:hAnsi="Arial" w:cs="Arial"/>
          <w:sz w:val="22"/>
          <w:szCs w:val="22"/>
          <w:u w:val="single"/>
        </w:rPr>
        <w:t xml:space="preserve">the molecular targets of these </w:t>
      </w:r>
      <w:r>
        <w:rPr>
          <w:rFonts w:ascii="Arial" w:hAnsi="Arial" w:cs="Arial"/>
          <w:sz w:val="22"/>
          <w:szCs w:val="22"/>
          <w:u w:val="single"/>
        </w:rPr>
        <w:t xml:space="preserve">autoreactive </w:t>
      </w:r>
      <w:r w:rsidRPr="00F32498">
        <w:rPr>
          <w:rFonts w:ascii="Arial" w:hAnsi="Arial" w:cs="Arial"/>
          <w:sz w:val="22"/>
          <w:szCs w:val="22"/>
          <w:u w:val="single"/>
        </w:rPr>
        <w:t>antibodies have not been elucidated.</w:t>
      </w:r>
      <w:r>
        <w:rPr>
          <w:rFonts w:ascii="Arial" w:hAnsi="Arial" w:cs="Arial"/>
          <w:i/>
          <w:sz w:val="22"/>
          <w:szCs w:val="22"/>
        </w:rPr>
        <w:t xml:space="preserve"> </w:t>
      </w:r>
      <w:r>
        <w:rPr>
          <w:rFonts w:ascii="Arial" w:hAnsi="Arial" w:cs="Arial"/>
          <w:sz w:val="22"/>
          <w:szCs w:val="22"/>
        </w:rPr>
        <w:t>Limited work with</w:t>
      </w:r>
      <w:r w:rsidR="008E64A7">
        <w:rPr>
          <w:rFonts w:ascii="Arial" w:hAnsi="Arial" w:cs="Arial"/>
          <w:sz w:val="22"/>
          <w:szCs w:val="22"/>
        </w:rPr>
        <w:t xml:space="preserve"> tissue-based assays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{"citationID":"PlY1iMiZ","properties":{"formattedCitation":"\\super 44,45\\nosupersub{}","plainCitation":"44,45","noteIndex":0},"citationItems":[{"id":1847,"uris":["http://zotero.org/users/10812369/items/36ZHG7PW"],"itemData":{"id":1847,"type":"article-journal","abstract":"The analysis of the antibody repertoire of patients with giant cell arteritis (GCA) and polymyalgia rheumatica (PMR) might identify target antigens of the autoimmune response with potential relevance to our understanding of the pathogenesis of the disease and to the development of serodiagnostic tests. To detect such antigens, we screened a cDNA library derived from normal human testis for antigens reacting with IgG antibodies in the 1 : 250 diluted sera of three patients with untreated GCA using SEREX, the serological identiﬁcation of antigens by recombinant cDNA expression cloning. Of 100 000 clones screened with each serum, six, 28 and six clones, respectively, were positive, representing a total of 33 different antigens. Most of the antigens reacted only with the serum used for identiﬁcation and/or at a similar frequency with normal control sera. However, lamin C and the nuclear antigen of 14 kD reacted speciﬁcally with 32% of GCA/PMR, but with none of the control sera, while human cytokeratin 15, mitochondrial cytochrome oxidase subunit II, and a new gene product were detected preferentially, but not exclusively by sera from GCA/PMR patients. We conclude that patients with GCA/PMR develop antibodies against a broad spectrum of human autoantigens. Antibodies against human lamin C, the nuclear autoantigen of 14 kD as well as human cytokeratin 15, mitochondrial cytochrome oxidase subunit II and the product of a new gene should be investigated further to determine their value as tools for the diagnosis and/or the deﬁnition of clinical subgroups of patients with GCA/PMR.","container-title":"Clinical and Experimental Immunology","DOI":"10.1046/j.1365-2249.2002.01751.x","ISSN":"1365-2249, 0009-9104","issue":"2","language":"en","license":"https://academic.oup.com/journals/pages/open_access/funder_policies/chorus/standard_publication_model","page":"379-385","source":"DOI.org (Crossref)","title":"Analysis of the B cell repertoire against autoantigens in patients with giant cell arteritis and polymyalgia rheumatica","volume":"127","author":[{"family":"Schmits","given":"R"},{"family":"Kubuschok","given":"B"},{"family":"Schuster","given":"S"},{"family":"Preuss","given":"K-D"},{"family":"Pfreundschuh","given":"M"}],"issued":{"date-parts":[["2002",3,5]]}}},{"id":844,"uris":["http://zotero.org/users/10812369/items/FE8FXNS9"],"itemData":{"id":844,"type":"article-journal","container-title":"Journal of Molecular Recognition","DOI":"10.1002/jmr.2394","ISSN":"09523499","issue":"11","journalAbbreviation":"J. Mol. Recognit.","language":"en","page":"627-639","source":"DOI.org (Crossref)","title":"Specificity, polyspecificity, and heterospecificity of antibody-antigen recognition: SPECIFICITY, POLYSPECIFICITY, AND HETEROSPECIFICITY","title-short":"Specificity, polyspecificity, and heterospecificity of antibody-antigen recognition","volume":"27","author":[{"family":"Van Regenmortel","given":"Marc H. V."}],"issued":{"date-parts":[["2014",11]]}}}],"schema":"https://github.com/citation-style-language/schema/raw/master/csl-citation.json"}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44,45</w:t>
      </w:r>
      <w:r w:rsidR="008E64A7">
        <w:rPr>
          <w:rFonts w:ascii="Arial" w:hAnsi="Arial" w:cs="Arial"/>
          <w:sz w:val="22"/>
          <w:szCs w:val="22"/>
        </w:rPr>
        <w:fldChar w:fldCharType="end"/>
      </w:r>
      <w:r w:rsidR="008E64A7">
        <w:rPr>
          <w:rFonts w:ascii="Arial" w:hAnsi="Arial" w:cs="Arial"/>
          <w:sz w:val="22"/>
          <w:szCs w:val="22"/>
        </w:rPr>
        <w:t xml:space="preserve"> and</w:t>
      </w:r>
      <w:r w:rsidRPr="00F32498">
        <w:rPr>
          <w:rFonts w:ascii="Arial" w:hAnsi="Arial" w:cs="Arial"/>
          <w:sz w:val="22"/>
          <w:szCs w:val="22"/>
        </w:rPr>
        <w:t xml:space="preserve"> protein microarrays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{"citationID":"BQvVIeiv","properties":{"formattedCitation":"\\super 46,47\\nosupersub{}","plainCitation":"46,47","noteIndex":0},"citationItems":[{"id":1245,"uris":["http://zotero.org/users/10812369/items/29YYIFT7"],"itemData":{"id":1245,"type":"article-journal","abstract":"Objectives Polymyalgia rheumatica (PMR) and giant cell arteritis (GCA) are relatively common inﬂammatory disorders. Establishing the diagnosis however may be difﬁcult, since so far no speciﬁc biomarkers of the disorders are available.\nMethods As a screening procedure, the authors used protein arrays for the detection of new autoantigens in GCA and PMR. The results of the protein array were conﬁrmed by different ELISAs detecting IgG antibodies against the human ferritin heavy chain, N-terminal 27 amino acids of the human ferritin heavy chain or the homologous peptide of Staphylococcus epidermidis. Sera of patients with only GCA (n=64), only PMR (n=47) and both PMR and GCA (n=31) were used.\nResults In the ELISA using the human ferritin peptide, the sensitivity of IgG antibodies against ferritin was 92% in 36 GCA and/or PMR patients before initiation of treatment, 22/32 (69%) in patients with disease ﬂares and 64/117 (55%) in the total cohort including treated and inactive patients. In controls, the false positive rate was 11/38 (29%) in systemic lupus erythematosus, 1/36 (3%) in rheumatoid arthritis, 0/31 (0%) in late onset rheumatoid arthritis, 3/46 (6.5%) in B-nonHodgkin’s lymphoma and 1/100 (1%) in blood donors. In the ELISA using the ferritin peptide of S epidermidis, 89% of 27 patients with untreated GCA and PMR were positive.\nConclusion Antibodies against the ferritin peptide were present in up to 92% of untreated, active GCA and PMR patients. They can be useful as a diagnostic marker of PMR and GCA.","container-title":"Annals of the Rheumatic Diseases","DOI":"10.1136/annrheumdis-2011-200413","ISSN":"0003-4967, 1468-2060","issue":"6","journalAbbreviation":"Ann Rheum Dis","language":"en","page":"943-947","source":"DOI.org (Crossref)","title":"Association of ferritin autoantibodies with giant cell arteritis/polymyalgia rheumatica","volume":"71","author":[{"family":"Baerlecken","given":"N T"},{"family":"Linnemann","given":"A"},{"family":"Gross","given":"W L"},{"family":"Moosig","given":"F"},{"family":"Vazquez-Rodriguez","given":"T R"},{"family":"Gonzalez-Gay","given":"M A"},{"family":"Martin","given":"J"},{"family":"Kötter","given":"I"},{"family":"Henes","given":"J C"},{"family":"Melchers","given":"I"},{"family":"Vaith","given":"P"},{"family":"Schmidt","given":"R E"},{"family":"Witte","given":"T"}],"issued":{"date-parts":[["2012",6]]}}},{"id":1882,"uris":["http://zotero.org/users/10812369/items/FTEAGPTT"],"itemData":{"id":1882,"type":"article-journal","abstract":"Objective. Giant cell arteritis (GCA) is a common vasculitis affecting patients aged 50 and older. GCA leads to chronic inflammation of large/mediumsized vessel walls with complications such as permanent vision loss and risk of stroke and aortic aneurysms. Early diagnosis is crucial and relies on temporal artery biopsy (TAB) and ultrasound imaging of temporal and axillary arteries. However, these methods have limitations. Serum biomarkers as autoantibodies have been reported but with inconclusive data for their use in the clinical setting. Additionally, Creactive protein and erythrocyte sedimentation rate are non-specific and limited in reflecting disease activity, particularly in patients treated with IL-6 inhibitors. This study aimed to identify serum autoantibodies as new diagnostic biomarkers for GCA using a human protein array.\nMethods. One commercial and one proprietary human protein array were used for antibody profiling of sera from patients with GCA (n=55), Takayasu (TAK n=7), and Healthy Controls (HC n=28). The identified candidate autoantigens were purified and tested for specific autoantibodies by ELISA.\nResults. Antibodies against two proteins, VSIG10L (V-Set and Immunoglobulin Domain Containing 10 Like) and DCBLD1 (discoidin), were identified and found to be associated with GCA, with an overall prevalence of 43–57%, respectively, and high specificity as individual antibodies. A control series of TAK sera tested negative.\nConclusion. Detecting GCA-specific autoantibodies may offer a new, noninvasive tool for improving our diag-","container-title":"Clinical and Experimental Rheumatology","DOI":"10.55563/clinexprheumatol/0213qf","ISSN":"1593-098X","language":"en","source":"DOI.org (Crossref)","title":"Identification of two autoantigens recognised by circulating autoantibodies as potential biomarkers for diagnosing giant cell arteritis","URL":"https://www.clinexprheumatol.org/abstract.asp?a=21372","author":[{"family":"Pesce","given":"Elisa"},{"family":"Bombaci","given":"Mauro"},{"family":"Croci","given":"Stefania"},{"family":"Bonacini","given":"Martina"},{"family":"Marvisi","given":"Chiara"},{"family":"Ricordi","given":"Caterina"},{"family":"Monti","given":"Sara"},{"family":"Muratore","given":"Francesco"},{"family":"Abrignani","given":"Sergio"},{"family":"Caporali","given":"Roberto"},{"family":"Borghi","given":"Maria Orietta"},{"family":"Salvarani","given":"Carlo"},{"family":"Villiger","given":"Peter M."},{"family":"Grifantini","given":"Renata"},{"family":"Meroni","given":"Pier Luigi"}],"accessed":{"date-parts":[["2025",3,21]]},"issued":{"date-parts":[["2024",6,17]]}}}],"schema":"https://github.com/citation-style-language/schema/raw/master/csl-citation.json"}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46,47</w:t>
      </w:r>
      <w:r w:rsidR="008E64A7">
        <w:rPr>
          <w:rFonts w:ascii="Arial" w:hAnsi="Arial" w:cs="Arial"/>
          <w:sz w:val="22"/>
          <w:szCs w:val="22"/>
        </w:rPr>
        <w:fldChar w:fldCharType="end"/>
      </w:r>
      <w:r w:rsidRPr="00F32498">
        <w:rPr>
          <w:rFonts w:ascii="Arial" w:hAnsi="Arial" w:cs="Arial"/>
          <w:sz w:val="22"/>
          <w:szCs w:val="22"/>
        </w:rPr>
        <w:t xml:space="preserve"> </w:t>
      </w:r>
      <w:r w:rsidR="008E64A7" w:rsidRPr="00F32498">
        <w:rPr>
          <w:rFonts w:ascii="Arial" w:hAnsi="Arial" w:cs="Arial"/>
          <w:sz w:val="22"/>
          <w:szCs w:val="22"/>
        </w:rPr>
        <w:t>has</w:t>
      </w:r>
      <w:r w:rsidRPr="00F32498">
        <w:rPr>
          <w:rFonts w:ascii="Arial" w:hAnsi="Arial" w:cs="Arial"/>
          <w:sz w:val="22"/>
          <w:szCs w:val="22"/>
        </w:rPr>
        <w:t xml:space="preserve"> </w:t>
      </w:r>
      <w:r>
        <w:rPr>
          <w:rFonts w:ascii="Arial" w:hAnsi="Arial" w:cs="Arial"/>
          <w:sz w:val="22"/>
          <w:szCs w:val="22"/>
        </w:rPr>
        <w:t xml:space="preserve">proposed </w:t>
      </w:r>
      <w:r w:rsidRPr="00F32498">
        <w:rPr>
          <w:rFonts w:ascii="Arial" w:hAnsi="Arial" w:cs="Arial"/>
          <w:sz w:val="22"/>
          <w:szCs w:val="22"/>
        </w:rPr>
        <w:t xml:space="preserve">candidate targets, but their disease relevance </w:t>
      </w:r>
      <w:r>
        <w:rPr>
          <w:rFonts w:ascii="Arial" w:hAnsi="Arial" w:cs="Arial"/>
          <w:sz w:val="22"/>
          <w:szCs w:val="22"/>
        </w:rPr>
        <w:t>has been either refuted</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{"citationID":"cU7gKUs2","properties":{"formattedCitation":"\\super 48\\nosupersub{}","plainCitation":"48","noteIndex":0},"citationItems":[{"id":1846,"uris":["http://zotero.org/users/10812369/items/NKSMUCRM"],"itemData":{"id":1846,"type":"article-journal","container-title":"Annals of the Rheumatic Diseases","DOI":"10.1136/annrheumdis-2012-202963","ISSN":"00034967","issue":"7","journalAbbreviation":"Annals of the Rheumatic Diseases","language":"en","page":"1269-1270","source":"DOI.org (Crossref)","title":"Contribution of antiferritin antibodies to diagnosis of giant cell arteritis","volume":"72","author":[{"family":"Régent","given":"Alexis"},{"family":"Ly","given":"Kim Heang"},{"family":"Blet","given":"Aurélie"},{"family":"Agard","given":"Christian"},{"family":"Puéchal","given":"Xavier"},{"family":"Tamas","given":"Nicolas"},{"family":"Le-Jeunne","given":"Claire"},{"family":"Vidal","given":"Elisabeth"},{"family":"Guillevin","given":"Loïc"},{"family":"Mouthon","given":"Luc"}],"issued":{"date-parts":[["2013",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48</w:t>
      </w:r>
      <w:r w:rsidR="008E64A7">
        <w:rPr>
          <w:rFonts w:ascii="Arial" w:hAnsi="Arial" w:cs="Arial"/>
          <w:sz w:val="22"/>
          <w:szCs w:val="22"/>
        </w:rPr>
        <w:fldChar w:fldCharType="end"/>
      </w:r>
      <w:r w:rsidR="008E64A7">
        <w:rPr>
          <w:rFonts w:ascii="Arial" w:hAnsi="Arial" w:cs="Arial"/>
          <w:sz w:val="22"/>
          <w:szCs w:val="22"/>
        </w:rPr>
        <w:t xml:space="preserve"> </w:t>
      </w:r>
      <w:r>
        <w:rPr>
          <w:rFonts w:ascii="Arial" w:hAnsi="Arial" w:cs="Arial"/>
          <w:sz w:val="22"/>
          <w:szCs w:val="22"/>
        </w:rPr>
        <w:t>or remains unclear</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{"citationID":"vr94aaQB","properties":{"formattedCitation":"\\super 47\\nosupersub{}","plainCitation":"47","noteIndex":0},"citationItems":[{"id":1882,"uris":["http://zotero.org/users/10812369/items/FTEAGPTT"],"itemData":{"id":1882,"type":"article-journal","abstract":"Objective. Giant cell arteritis (GCA) is a common vasculitis affecting patients aged 50 and older. GCA leads to chronic inflammation of large/mediumsized vessel walls with complications such as permanent vision loss and risk of stroke and aortic aneurysms. Early diagnosis is crucial and relies on temporal artery biopsy (TAB) and ultrasound imaging of temporal and axillary arteries. However, these methods have limitations. Serum biomarkers as autoantibodies have been reported but with inconclusive data for their use in the clinical setting. Additionally, Creactive protein and erythrocyte sedimentation rate are non-specific and limited in reflecting disease activity, particularly in patients treated with IL-6 inhibitors. This study aimed to identify serum autoantibodies as new diagnostic biomarkers for GCA using a human protein array.\nMethods. One commercial and one proprietary human protein array were used for antibody profiling of sera from patients with GCA (n=55), Takayasu (TAK n=7), and Healthy Controls (HC n=28). The identified candidate autoantigens were purified and tested for specific autoantibodies by ELISA.\nResults. Antibodies against two proteins, VSIG10L (V-Set and Immunoglobulin Domain Containing 10 Like) and DCBLD1 (discoidin), were identified and found to be associated with GCA, with an overall prevalence of 43–57%, respectively, and high specificity as individual antibodies. A control series of TAK sera tested negative.\nConclusion. Detecting GCA-specific autoantibodies may offer a new, noninvasive tool for improving our diag-","container-title":"Clinical and Experimental Rheumatology","DOI":"10.55563/clinexprheumatol/0213qf","ISSN":"1593-098X","language":"en","source":"DOI.org (Crossref)","title":"Identification of two autoantigens recognised by circulating autoantibodies as potential biomarkers for diagnosing giant cell arteritis","URL":"https://www.clinexprheumatol.org/abstract.asp?a=21372","author":[{"family":"Pesce","given":"Elisa"},{"family":"Bombaci","given":"Mauro"},{"family":"Croci","given":"Stefania"},{"family":"Bonacini","given":"Martina"},{"family":"Marvisi","given":"Chiara"},{"family":"Ricordi","given":"Caterina"},{"family":"Monti","given":"Sara"},{"family":"Muratore","given":"Francesco"},{"family":"Abrignani","given":"Sergio"},{"family":"Caporali","given":"Roberto"},{"family":"Borghi","given":"Maria Orietta"},{"family":"Salvarani","given":"Carlo"},{"family":"Villiger","given":"Peter M."},{"family":"Grifantini","given":"Renata"},{"family":"Meroni","given":"Pier Luigi"}],"accessed":{"date-parts":[["2025",3,21]]},"issued":{"date-parts":[["2024",6,17]]}}}],"schema":"https://github.com/citation-style-language/schema/raw/master/csl-citation.json"}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47</w:t>
      </w:r>
      <w:r w:rsidR="008E64A7">
        <w:rPr>
          <w:rFonts w:ascii="Arial" w:hAnsi="Arial" w:cs="Arial"/>
          <w:sz w:val="22"/>
          <w:szCs w:val="22"/>
        </w:rPr>
        <w:fldChar w:fldCharType="end"/>
      </w:r>
      <w:r w:rsidR="008E64A7">
        <w:rPr>
          <w:rFonts w:ascii="Arial" w:hAnsi="Arial" w:cs="Arial"/>
          <w:sz w:val="22"/>
          <w:szCs w:val="22"/>
        </w:rPr>
        <w:t xml:space="preserve">. </w:t>
      </w:r>
      <w:r w:rsidRPr="00F32498">
        <w:rPr>
          <w:rFonts w:ascii="Arial" w:hAnsi="Arial" w:cs="Arial"/>
          <w:sz w:val="22"/>
          <w:szCs w:val="22"/>
          <w:u w:val="single"/>
        </w:rPr>
        <w:t xml:space="preserve">Given the persistent gaps in understanding GCA-specific autoantibody responses, further </w:t>
      </w:r>
      <w:r>
        <w:rPr>
          <w:rFonts w:ascii="Arial" w:hAnsi="Arial" w:cs="Arial"/>
          <w:sz w:val="22"/>
          <w:szCs w:val="22"/>
          <w:u w:val="single"/>
        </w:rPr>
        <w:t xml:space="preserve">investigation </w:t>
      </w:r>
      <w:r w:rsidRPr="00F32498">
        <w:rPr>
          <w:rFonts w:ascii="Arial" w:hAnsi="Arial" w:cs="Arial"/>
          <w:sz w:val="22"/>
          <w:szCs w:val="22"/>
          <w:u w:val="single"/>
        </w:rPr>
        <w:t>to uncover pathogenic autoantibodies with potential diagnostic or therapeutic relevance</w:t>
      </w:r>
      <w:r>
        <w:rPr>
          <w:rFonts w:ascii="Arial" w:hAnsi="Arial" w:cs="Arial"/>
          <w:sz w:val="22"/>
          <w:szCs w:val="22"/>
          <w:u w:val="single"/>
        </w:rPr>
        <w:t xml:space="preserve"> is essential for making progress in this disease</w:t>
      </w:r>
      <w:r w:rsidRPr="00F32498">
        <w:rPr>
          <w:rFonts w:ascii="Arial" w:hAnsi="Arial" w:cs="Arial"/>
          <w:sz w:val="22"/>
          <w:szCs w:val="22"/>
          <w:u w:val="single"/>
        </w:rPr>
        <w:t xml:space="preserve">. </w:t>
      </w:r>
    </w:p>
    <w:p w14:paraId="210CA01B" w14:textId="77777777" w:rsidR="00A16AB3" w:rsidRPr="00F32498" w:rsidRDefault="00A16AB3" w:rsidP="00A16AB3">
      <w:pPr>
        <w:rPr>
          <w:rFonts w:ascii="Arial" w:hAnsi="Arial" w:cs="Arial"/>
          <w:i/>
          <w:iCs/>
          <w:sz w:val="22"/>
          <w:szCs w:val="22"/>
          <w:u w:val="single"/>
        </w:rPr>
      </w:pPr>
    </w:p>
    <w:p w14:paraId="7C66E4AD" w14:textId="77777777" w:rsidR="00A16AB3" w:rsidRDefault="00A16AB3" w:rsidP="00A16AB3">
      <w:pPr>
        <w:rPr>
          <w:rFonts w:ascii="Arial" w:hAnsi="Arial" w:cs="Arial"/>
          <w:b/>
          <w:bCs/>
          <w:sz w:val="22"/>
          <w:szCs w:val="22"/>
        </w:rPr>
      </w:pPr>
      <w:r w:rsidRPr="00F32498">
        <w:rPr>
          <w:rFonts w:ascii="Arial" w:hAnsi="Arial" w:cs="Arial"/>
          <w:b/>
          <w:bCs/>
          <w:sz w:val="22"/>
          <w:szCs w:val="22"/>
        </w:rPr>
        <w:t xml:space="preserve">Preliminary Data: </w:t>
      </w:r>
      <w:r>
        <w:rPr>
          <w:rFonts w:ascii="Arial" w:hAnsi="Arial" w:cs="Arial"/>
          <w:b/>
          <w:bCs/>
          <w:sz w:val="22"/>
          <w:szCs w:val="22"/>
        </w:rPr>
        <w:t>Proteome-wide autoantibody discovery</w:t>
      </w:r>
      <w:r w:rsidRPr="00F32498">
        <w:rPr>
          <w:rFonts w:ascii="Arial" w:hAnsi="Arial" w:cs="Arial"/>
          <w:b/>
          <w:bCs/>
          <w:sz w:val="22"/>
          <w:szCs w:val="22"/>
        </w:rPr>
        <w:t xml:space="preserve">. </w:t>
      </w:r>
    </w:p>
    <w:p w14:paraId="125FBBE2" w14:textId="2DD4656C" w:rsidR="00A16AB3" w:rsidRPr="00E7096B" w:rsidRDefault="00A16AB3" w:rsidP="00A16AB3">
      <w:pPr>
        <w:rPr>
          <w:rFonts w:ascii="Arial" w:hAnsi="Arial" w:cs="Arial"/>
          <w:i/>
          <w:iCs/>
          <w:sz w:val="22"/>
          <w:szCs w:val="22"/>
          <w:u w:val="single"/>
        </w:rPr>
      </w:pPr>
      <w:r w:rsidRPr="00F32498">
        <w:rPr>
          <w:rFonts w:ascii="Arial" w:hAnsi="Arial" w:cs="Arial"/>
          <w:sz w:val="22"/>
          <w:szCs w:val="22"/>
        </w:rPr>
        <w:t xml:space="preserve">To identify pathogenic autoantibodies in GCA, I performed high-throughput screening across the entire human proteome using </w:t>
      </w:r>
      <w:r w:rsidRPr="00F32498">
        <w:rPr>
          <w:rFonts w:ascii="Arial" w:hAnsi="Arial" w:cs="Arial"/>
          <w:b/>
          <w:bCs/>
          <w:sz w:val="22"/>
          <w:szCs w:val="22"/>
        </w:rPr>
        <w:t>Phage-display Immunoprecipitation Sequencing (PhIP-seq) (Fig 1a)</w:t>
      </w:r>
      <w:r w:rsidRPr="00F32498">
        <w:rPr>
          <w:rFonts w:ascii="Arial" w:hAnsi="Arial" w:cs="Arial"/>
          <w:sz w:val="22"/>
          <w:szCs w:val="22"/>
        </w:rPr>
        <w:t xml:space="preserve">. Originally developed by </w:t>
      </w:r>
      <w:proofErr w:type="spellStart"/>
      <w:r w:rsidRPr="00F32498">
        <w:rPr>
          <w:rFonts w:ascii="Arial" w:hAnsi="Arial" w:cs="Arial"/>
          <w:sz w:val="22"/>
          <w:szCs w:val="22"/>
        </w:rPr>
        <w:t>Larman</w:t>
      </w:r>
      <w:proofErr w:type="spellEnd"/>
      <w:r w:rsidRPr="00F32498">
        <w:rPr>
          <w:rFonts w:ascii="Arial" w:hAnsi="Arial" w:cs="Arial"/>
          <w:sz w:val="22"/>
          <w:szCs w:val="22"/>
        </w:rPr>
        <w:t xml:space="preserve"> et al. (2011)</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{"citationID":"Iv6rMyMC","properties":{"formattedCitation":"\\super 18\\nosupersub{}","plainCitation":"18","noteIndex":0},"citationItems":[{"id":1924,"uris":["http://zotero.org/users/10812369/items/N9GIGXYD"],"itemData":{"id":1924,"type":"article-journal","container-title":"Nature Biotechnology","DOI":"10.1038/nbt.1856","ISSN":"1087-0156, 1546-1696","issue":"6","journalAbbreviation":"Nat Biotechnol","language":"en","license":"http://www.springer.com/tdm","page":"535-541","source":"DOI.org (Crossref)","title":"Autoantigen discovery with a synthetic human peptidome","volume":"29","author":[{"family":"Larman","given":"H Benjamin"},{"family":"Zhao","given":"Zhenming"},{"family":"Laserson","given":"Uri"},{"family":"Li","given":"Mamie Z"},{"family":"Ciccia","given":"Alberto"},{"family":"Gakidis","given":"M Angelica Martinez"},{"family":"Church","given":"George M"},{"family":"Kesari","given":"Santosh"},{"family":"LeProust","given":"Emily M"},{"family":"Solimini","given":"Nicole L"},{"family":"Elledge","given":"Stephen J"}],"issued":{"date-parts":[["2011",6]]}}}],"schema":"https://github.com/citation-style-language/schema/raw/master/csl-citation.json"}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18</w:t>
      </w:r>
      <w:r w:rsidR="008E64A7">
        <w:rPr>
          <w:rFonts w:ascii="Arial" w:hAnsi="Arial" w:cs="Arial"/>
          <w:sz w:val="22"/>
          <w:szCs w:val="22"/>
        </w:rPr>
        <w:fldChar w:fldCharType="end"/>
      </w:r>
      <w:r w:rsidRPr="00F32498">
        <w:rPr>
          <w:rFonts w:ascii="Arial" w:hAnsi="Arial" w:cs="Arial"/>
          <w:sz w:val="22"/>
          <w:szCs w:val="22"/>
        </w:rPr>
        <w:t xml:space="preserve">, the DeRisi lab has extensively customized </w:t>
      </w:r>
      <w:r w:rsidRPr="00B71C38">
        <w:rPr>
          <w:rFonts w:ascii="Arial" w:hAnsi="Arial" w:cs="Arial"/>
          <w:sz w:val="22"/>
          <w:szCs w:val="22"/>
        </w:rPr>
        <w:t>and</w:t>
      </w:r>
      <w:r w:rsidRPr="00F32498">
        <w:rPr>
          <w:rFonts w:ascii="Arial" w:hAnsi="Arial" w:cs="Arial"/>
          <w:sz w:val="22"/>
          <w:szCs w:val="22"/>
        </w:rPr>
        <w:t xml:space="preserve"> developed the PhIP-seq assay to uncover novel autoimmune antigens and develop diagnostic tools</w:t>
      </w:r>
      <w:r w:rsidR="008E64A7">
        <w:rPr>
          <w:rFonts w:ascii="Arial" w:hAnsi="Arial" w:cs="Arial"/>
          <w:sz w:val="22"/>
          <w:szCs w:val="22"/>
        </w:rPr>
        <w:t>.</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{"citationID":"Wln0fAO8","properties":{"formattedCitation":"\\super 19\\uc0\\u8211{}21,49\\uc0\\u8211{}53\\nosupersub{}","plainCitation":"19–21,49–53","noteIndex":0},"citationItems":[{"id":745,"uris":["http://zotero.org/users/10812369/items/7ZAENZH6"],"itemData":{"id":745,"type":"article-journal","abstract":"Abstract\n            Paraneoplastic neurological disorders are immune-mediated diseases understood to manifest as part of a misdirected anti-tumor immune response. Paraneoplastic neurological disorder-associated autoantibodies can assist with diagnosis and enhance our understanding of tumor-associated immune processes. We designed a comprehensive library of 49-amino-acid overlapping peptides spanning the entire human proteome, including all splicing isoforms and computationally predicted coding regions. Using this library, we optimized a phage immunoprecipitation and sequencing protocol with multiple rounds of enrichment to create high-resolution epitope profiles in serum and cerebrospinal fluid (CSF) samples from patients suffering from two common paraneoplastic neurological disorders, the anti-Yo (n = 36 patients) and anti-Hu (n = 44 patients) syndromes. All (100%) anti-Yo patient samples yielded enrichment of peptides from the canonical anti-Yo (CDR2 and CDR2L) antigens, while 38% of anti-Hu patients enriched peptides deriving from the nELAVL (neuronal embryonic lethal abnormal vision like) family of proteins, the anti-Hu autoantigenic target. Among the anti-Hu patient samples that were positive for nELAVL, we noted a restricted region of immunoreactivity. To achieve single amino acid resolution, we designed a novel deep mutational scanning phage library encoding all possible single-point mutants targeting the reactive nELAVL region. This analysis revealed a distinct preference for the degenerate motif, RLDxLL, shared by ELAVL2, 3 and 4. Lastly, phage immunoprecipitation sequencing identified several known autoantigens in these same patient samples, including peptides deriving from the cancer-associated antigens ZIC and SOX families of transcription factors. Overall, this optimized phage immunoprecipitation sequencing library and protocol yielded the high-resolution epitope mapping of the autoantigens targeted in anti-Yo and anti-Hu encephalitis patients to date. The results presented here further demonstrate the utility and high-resolution capability of phage immunoprecipitation sequencing for both basic science and clinical applications and for better understanding the antigenic targets and triggers of paraneoplastic neurological disorders.","container-title":"Brain Communications","DOI":"10.1093/braincomms/fcaa059","ISSN":"2632-1297","issue":"2","language":"en","page":"fcaa059","source":"DOI.org (Crossref)","title":"High-resolution epitope mapping of anti-Hu and anti-Yo autoimmunity by programmable phage display","volume":"2","author":[{"family":"O’Donovan","given":"Brian"},{"family":"Mandel-Brehm","given":"Caleigh"},{"family":"Vazquez","given":"Sara E"},{"family":"Liu","given":"Jamin"},{"family":"Parent","given":"Audrey V"},{"family":"Anderson","given":"Mark S"},{"family":"Kassimatis","given":"Travis"},{"family":"Zekeridou","given":"Anastasia"},{"family":"Hauser","given":"Stephen L"},{"family":"Pittock","given":"Sean J"},{"family":"Chow","given":"Eric"},{"family":"Wilson","given":"Michael R"},{"family":"DeRisi","given":"Joseph L"}],"issued":{"date-parts":[["2020",7,1]]}}},{"id":747,"uris":["http://zotero.org/users/10812369/items/USWJCPT7"],"itemData":{"id":747,"type":"article-journal","abstract":"The identification of autoantigens remains a critical challenge for understanding and treating autoimmune diseases. Autoimmune polyendocrine syndrome type 1 (APS1), a rare monogenic form of autoimmunity, presents as widespread autoimmunity with T and B cell responses to multiple organs. Importantly, autoantibody discovery in APS1 can illuminate fundamental disease pathogenesis, and many of the antigens found in APS1 extend to more common autoimmune diseases. Here, we performed proteome-wide programmable phage-display (PhIP-Seq) on sera from a cohort of people with APS1 and discovered multiple common antibody targets. These novel APS1 autoantigens exhibit tissue-restricted expression, including expression in enteroendocrine cells, pineal gland, and dental enamel. Using detailed clinical phenotyping, we find novel associations between autoantibodies and organ-restricted autoimmunity, including a link between anti-KHDC3L autoantibodies and premature ovarian insufficiency, and between anti-RFX6 autoantibodies and diarrheal-type intestinal dysfunction. Our study highlights the utility of PhIP-Seq for extensively interrogating antigenic repertoires in human autoimmunity and the importance of antigen discovery for improved understanding of disease mechanisms.","container-title":"eLife","DOI":"10.7554/eLife.55053","ISSN":"2050-084X","language":"en","page":"e55053","source":"DOI.org (Crossref)","title":"Identification of novel, clinically correlated autoantigens in the monogenic autoimmune syndrome APS1 by proteome-wide PhIP-Seq","volume":"9","author":[{"family":"Vazquez","given":"Sara E"},{"family":"Ferré","given":"Elise MN"},{"family":"Scheel","given":"David W"},{"family":"Sunshine","given":"Sara"},{"family":"Miao","given":"Brenda"},{"family":"Mandel-Brehm","given":"Caleigh"},{"family":"Quandt","given":"Zoe"},{"family":"Chan","given":"Alice Y"},{"family":"Cheng","given":"Mickie"},{"family":"German","given":"Michael"},{"family":"Lionakis","given":"Michail"},{"family":"DeRisi","given":"Joseph L"},{"family":"Anderson","given":"Mark S"}],"issued":{"date-parts":[["2020",5,15]]}}},{"id":952,"uris":["http://zotero.org/users/10812369/items/PVRJZYPY"],"itemData":{"id":952,"type":"article-journal","abstract":"Phage immunoprecipitation sequencing (PhIP-­seq) allows for unbiased, proteome-w­ ide autoantibody discovery across a variety of disease settings, with identification of disease-­specific autoantigens providing new insight into previously poorly understood forms of immune dysregulation. Despite several successful implementations of PhIP-s­ eq for autoantigen discovery, including our previous work (Vazquez et al., 2020), current protocols are inherently difficult to scale to accommodate large cohorts of cases and importantly, healthy controls. Here, we develop and validate a high throughput extension of PhIP-­seq in various etiologies of autoimmune and inflammatory diseases, including APS1, IPEX, RAG1/2 deficiency, Kawasaki disease (KD), multisystem inflammatory syndrome in children (MIS-­C), and finally, mild and severe forms of COVID-­19. We demonstrate that these scaled datasets enable machine-l­earning approaches that result in robust prediction of disease status, as well as the ability to detect both known and novel autoantigens, such as prodynorphin (PDYN) in APS1 patients, and intestinally expressed proteins BEST4 and BTNL8 in IPEX patients. Remarkably, BEST4 antibodies were also found in two patients with RAG1/2 deficiency, one of whom had very early onset IBD. Scaled PhIP-s­ eq examination of both MIS-C­ and KD demonstrated rare, overlapping antigens, including CGNL1, as well as several strongly enriched putative pneumonia-­ associated antigens in severe COVID-­19, including the endosomal protein EEA1. Together, scaled PhIP-­seq provides a valuable tool for broadly assessing both rare and common autoantigen overlap between autoimmune diseases of varying origins and etiologies.","container-title":"eLife","DOI":"10.7554/eLife.78550","ISSN":"2050-084X","language":"en","page":"e78550","source":"DOI.org (Crossref)","title":"Autoantibody discovery across monogenic, acquired, and COVID-19-associated autoimmunity with scalable PhIP-seq","volume":"11","author":[{"family":"Vazquez","given":"Sara E"},{"family":"Mann","given":"Sabrina A"},{"family":"Bodansky","given":"Aaron"},{"family":"Kung","given":"Andrew F"},{"family":"Quandt","given":"Zoe"},{"family":"Ferré","given":"Elise Mn"},{"family":"Landegren","given":"Nils"},{"family":"Eriksson","given":"Daniel"},{"family":"Bastard","given":"Paul"},{"family":"Zhang","given":"Shen-Ying"},{"family":"Liu","given":"Jamin"},{"family":"Mitchell","given":"Anthea"},{"family":"Proekt","given":"Irina"},{"family":"Yu","given":"David"},{"family":"Mandel-Brehm","given":"Caleigh"},{"family":"Wang","given":"Chung-Yu"},{"family":"Miao","given":"Brenda"},{"family":"Sowa","given":"Gavin"},{"family":"Zorn","given":"Kelsey"},{"family":"Chan","given":"Alice Y"},{"family":"Tagi","given":"Veronica M"},{"family":"Shimizu","given":"Chisato"},{"family":"Tremoulet","given":"Adriana"},{"family":"Lynch","given":"Kara"},{"family":"Wilson","given":"Michael R"},{"family":"Kämpe","given":"Olle"},{"family":"Dobbs","given":"Kerry"},{"family":"Delmonte","given":"Ottavia M"},{"family":"Bacchetta","given":"Rosa"},{"family":"Notarangelo","given":"Luigi D"},{"family":"Burns","given":"Jane C"},{"family":"Casanova","given":"Jean-Laurent"},{"family":"Lionakis","given":"Michail S"},{"family":"Torgerson","given":"Troy R"},{"family":"Anderson","given":"Mark S"},{"family":"DeRisi","given":"Joseph L"}],"issued":{"date-parts":[["2022",10,27]]}}},{"id":1434,"uris":["http://zotero.org/users/10812369/items/2MN3XI7R"],"itemData":{"id":1434,"type":"article-journal","abstract":"Abstract\n            \n              Natural dengue virus (DENV) infections occur by mosquito bite but how the inoculation route affects the humoral immune response is unknown. We serologically profiled 20 non-human primates (NHP) from a prior study of DENV1 infection where animals were inoculated by mosquito (N = 10) or subcutaneous injection (N = 10). Using a comprehensive, densely tiled and highly redundant pan-flavivirus programmable phage library containing 91,562 overlapping 62 amino acid peptides, we produced a high-resolution map of linear peptide sequences enriched during DENV seroconversion. Profiles in mosquito-inoculated and subcutaneously-inoculated animals were similar up to 90 days after primary infection, but diverged at 1 year with differences in sero-reactivity in the Envelope (E; residues 215–406;\n              p\n               &lt; 0.08), and Nonstructural-3 (NS3; residues 549–615;\n              p\n               &lt; 0.05) proteins in mosquito-inoculated versus subcutaneously-inoculated animals. Within the E protein, residues 339–384 in domain III accounted for &gt; 99% of the observed sero-reactivity difference. Antibody breadth did not vary by mode of inoculation. The differential reactivity to E domain III seen by phage display validated orthogonally by ELISA, but did not correlate with late neutralization titers. Serological profiling of humoral immune responses to DENV infection in NHP by programmable phage display demonstrated durable differences in sero-reactivity by route of inoculation.","container-title":"Scientific Reports","DOI":"10.1038/s41598-021-90318-z","ISSN":"2045-2322","issue":"1","journalAbbreviation":"Sci Rep","language":"en","page":"10823","source":"DOI.org (Crossref)","title":"Phage display demonstrates durable differences in serological profile by route of inoculation in primary infections of non-human primates with Dengue Virus 1","volume":"11","author":[{"family":"Rajan","given":"Jayant V."},{"family":"McCracken","given":"Michael"},{"family":"Mandel-Brehm","given":"Caleigh"},{"family":"Gromowski","given":"Greg"},{"family":"Pollett","given":"Simon"},{"family":"Jarman","given":"Richard"},{"family":"DeRisi","given":"Joseph L."}],"issued":{"date-parts":[["2021",5,24]]}}},{"id":705,"uris":["http://zotero.org/users/10812369/items/85R7BM4X"],"itemData":{"id":705,"type":"article-journal","abstract":"Protection against Plasmodium falciparum, which is primarily antibody-mediated, requires recurrent exposure to develop. The study of both naturally acquired limited immunity and vaccine induced protection against malaria remains critical for ongoing eradication efforts. Towards this goal, we deployed a customized P. falciparum PhIP-seq T7 phage display library containing 238,068 tiled 62-amino acid peptides, covering all known coding regions, including antigenic variants, to systematically profile antibody targets in 198 Ugandan children and adults from high and moderate transmission settings. Repeat elements – short amino acid sequences repeated within a protein – were significantly enriched in antibody targets. While breadth of responses to repeat-containing peptides was twofold higher in children living in the high versus moderate exposure setting, no such differences were observed for peptides without repeats, suggesting that antibody responses to repeat-containing regions may be more exposure dependent and/or less durable in children than responses to regions without repeats. Additionally, short motifs associated with seroreactivity were extensively shared among hundreds of antigens, potentially representing cross-reactive epitopes. PfEMP1 shared motifs with the greatest number of other antigens, partly driven by the diversity of PfEMP1 sequences. These data suggest that the large number of repeat elements and potential cross-reactive epitopes found within antigenic regions of P. falciparum could contribute to the inefficient nature of malaria immunity.","container-title":"eLife","DOI":"10.7554/eLife.81401","ISSN":"2050-084X","note":"publisher: eLife Sciences Publications, Ltd","page":"e81401","source":"eLife","title":"Antibodies to repeat-containing antigens in Plasmodium falciparum are exposure-dependent and short-lived in children in natural malaria infections","volume":"12","author":[{"family":"Raghavan","given":"Madhura"},{"family":"Kalantar","given":"Katrina L"},{"family":"Duarte","given":"Elias"},{"family":"Teyssier","given":"Noam"},{"family":"Takahashi","given":"Saki"},{"family":"Kung","given":"Andrew F"},{"family":"Rajan","given":"Jayant V"},{"family":"Rek","given":"John"},{"family":"Tetteh","given":"Kevin KA"},{"family":"Drakeley","given":"Chris"},{"family":"Ssewanyana","given":"Isaac"},{"family":"Rodriguez-Barraquer","given":"Isabel"},{"family":"Greenhouse","given":"Bryan"},{"family":"DeRisi","given":"Joseph L"}],"editor":[{"family":"Krzych","given":"Urszula"},{"family":"Soldati-Favre","given":"Dominique"}],"issued":{"date-parts":[["2023",2,15]]}}},{"id":1802,"uris":["http://zotero.org/users/10812369/items/GNXJB9UH"],"itemData":{"id":1802,"type":"article-journal","container-title":"JCI Insight","DOI":"10.1172/jci.insight.174976","ISSN":"2379-3708","issue":"23","language":"en","license":"http://creativecommons.org/licenses/by/4.0/","page":"e174976","source":"DOI.org (Crossref)","title":"Validation of a murine proteome-wide phage display library for identification of autoantibody specificities","volume":"8","author":[{"family":"Rackaityte","given":"Elze"},{"family":"Proekt","given":"Irina"},{"family":"Miller","given":"Haleigh S."},{"family":"Ramesh","given":"Akshaya"},{"family":"Brooks","given":"Jeremy F."},{"family":"Kung","given":"Andrew F."},{"family":"Mandel-Brehm","given":"Caleigh"},{"family":"Yu","given":"David"},{"family":"Zamecnik","given":"Colin R."},{"family":"Bair","given":"Rebecca"},{"family":"Vazquez","given":"Sara E."},{"family":"Sunshine","given":"Sara"},{"family":"Abram","given":"Clare L."},{"family":"Lowell","given":"Clifford A."},{"family":"Rizzuto","given":"Gabrielle"},{"family":"Wilson","given":"Michael R."},{"family":"Zikherman","given":"Julie"},{"family":"Anderson","given":"Mark S."},{"family":"DeRisi","given":"Joseph L."}],"issued":{"date-parts":[["2023",12,8]]}}},{"id":1435,"uris":["http://zotero.org/users/10812369/items/N52PH878"],"itemData":{"id":1435,"type":"article-journal","abstract":"Abstract\n            \n              Multisystem inflammatory syndrome in children (MIS-C) is a severe, post-infectious sequela of SARS-CoV-2 infection\n              1,2\n              , yet the pathophysiological mechanism connecting the infection to the broad inflammatory syndrome remains unknown. Here we leveraged a large set of samples from patients with MIS-C to identify a distinct set of host proteins targeted by patient autoantibodies including a particular autoreactive epitope within SNX8, a protein involved in regulating an antiviral pathway associated with MIS-C pathogenesis. In parallel, we also probed antibody responses from patients with MIS-C to the complete SARS-CoV-2 proteome and found enriched reactivity against a distinct domain of the SARS-CoV-2 nucleocapsid protein. The immunogenic regions of the viral nucleocapsid and host SNX8 proteins bear remarkable sequence similarity. Consequently, we found that many children with anti-SNX8 autoantibodies also have cross-reactive T cells engaging both the SNX8 and the SARS-CoV-2 nucleocapsid protein epitopes. Together, these findings suggest that patients with MIS-C develop a characteristic immune response to the SARS-CoV-2 nucleocapsid protein that is associated with cross-reactivity to the self-protein SNX8, demonstrating a mechanistic link between the infection and the inflammatory syndrome, with implications for better understanding a range of post-infectious autoinflammatory diseases.","container-title":"Nature","DOI":"10.1038/s41586-024-07722-4","ISSN":"0028-0836, 1476-4687","issue":"8025","journalAbbreviation":"Nature","language":"en","page":"622-629","source":"DOI.org (Crossref)","title":"Molecular mimicry in multisystem inflammatory syndrome in children","volume":"632","author":[{"family":"Bodansky","given":"Aaron"},{"family":"Mettelman","given":"Robert C."},{"family":"Sabatino","given":"Joseph J."},{"family":"Vazquez","given":"Sara E."},{"family":"Chou","given":"Janet"},{"family":"Novak","given":"Tanya"},{"family":"Moffitt","given":"Kristin L."},{"family":"Miller","given":"Haleigh S."},{"family":"Kung","given":"Andrew F."},{"family":"Rackaityte","given":"Elze"},{"family":"Zamecnik","given":"Colin R."},{"family":"Rajan","given":"Jayant V."},{"family":"Kortbawi","given":"Hannah"},{"family":"Mandel-Brehm","given":"Caleigh"},{"family":"Mitchell","given":"Anthea"},{"family":"Wang","given":"Chung-Yu"},{"family":"Saxena","given":"Aditi"},{"family":"Zorn","given":"Kelsey"},{"family":"Yu","given":"David J. L."},{"family":"Pogorelyy","given":"Mikhail V."},{"family":"Awad","given":"Walid"},{"family":"Kirk","given":"Allison M."},{"family":"Asaki","given":"James"},{"family":"Pluvinage","given":"John V."},{"family":"Wilson","given":"Michael R."},{"family":"Zambrano","given":"Laura D."},{"family":"Campbell","given":"Angela P."},{"literal":"Overcoming COVID-19 Network Investigators"},{"family":"Loftis","given":"Laura L."},{"family":"Hobbs","given":"Charlotte V."},{"family":"Tarquinio","given":"Keiko M."},{"family":"Kong","given":"Michele"},{"family":"Fitzgerald","given":"Julie C."},{"family":"Espinal","given":"Paula S."},{"family":"Walker","given":"Tracie C."},{"family":"Schwartz","given":"Stephanie P."},{"family":"Crandall","given":"Hillary"},{"family":"Irby","given":"Katherine"},{"family":"Staat","given":"Mary Allen"},{"family":"Rowan","given":"Courtney M."},{"family":"Schuster","given":"Jennifer E."},{"family":"Halasa","given":"Natasha B."},{"family":"Gertz","given":"Shira J."},{"family":"Mack","given":"Elizabeth H."},{"family":"Maddux","given":"Aline B."},{"family":"Cvijanovich","given":"Natalie Z."},{"family":"Zinter","given":"Matt S."},{"family":"Thomas","given":"Paul G."},{"family":"Randolph","given":"Adrienne G."},{"family":"Anderson","given":"Mark S."},{"family":"DeRisi","given":"Joseph L."}],"issued":{"date-parts":[["2024",8,15]]}}},{"id":748,"uris":["http://zotero.org/users/10812369/items/5C45RSHB"],"itemData":{"id":748,"type":"article","abstract":"Autoimmunity is characterized by loss of tolerance to tissue-specific as well as systemic antigens, resulting in complex autoantibody landscapes. Here, we introduce and extensively validate the performance characteristics of a murine proteome-wide library for phage display immunoprecipitation and sequencing (PhIP-seq), to profile mouse autoantibodies. This system and library were validated using seven genetic mouse models across a spectrum of autoreactivity. Mice deficient in antibody production (Rag2-/- and μMT) were used to model non-specific peptide enrichments, while cross-reactivity was evaluated using anti-ovalbumin B cell receptor (BCR)-restricted OB1 mice as a proof of principle. The PhIP-seq approach was then utilized to interrogate three distinct autoimmune disease models. First, serum from Lyn-/- IgD+/- mice with lupus-like disease was used to identify nuclear and apoptotic bleb reactivities, lending support to the hypothesis that apoptosis is a shared origin of these antigens. Second, serum from non-obese diabetic (NOD) mice, a polygenic model of pancreas-specific autoimmunity, enriched peptides derived from both insulin and predicted pancreatic proteins. Lastly, Aire-/- mouse sera were used to identify numerous auto-antigens, many of which were also observed in previous studies of humans with autoimmune polyendocrinopathy syndrome type 1 (APS1) carrying recessive mutations in AIRE. Among these were peptides derived from Perilipin-1, a validated autoimmune biomarker of generalized acquired lipodystrophy in humans. Autoreactivity to Perilipin-1 correlated with lymphocyte infiltration in adipose tissue and underscores the approach in revealing previously unknown specificities. These experiments support the use of murine proteome-wide PhIP-seq for antigenic profiling and autoantibody discovery, which may be employed to study a range of immune perturbations in mouse models of autoimmunity.","DOI":"10.1101/2023.04.07.535899","language":"en","license":"© 2023, Posted by Cold Spring Harbor Laboratory. This pre-print is available under a Creative Commons License (Attribution-NonCommercial 4.0 International), CC BY-NC 4.0, as described at http://creativecommons.org/licenses/by-nc/4.0/","note":"page: 2023.04.07.535899\nsection: New Results","publisher":"bioRxiv","source":"bioRxiv","title":"Validation of a murine proteome-wide phage display library for the identification of autoantibody specificities","URL":"https://www.biorxiv.org/content/10.1101/2023.04.07.535899v1","author":[{"family":"Rackaityte","given":"Elze"},{"family":"Proekt","given":"Irina"},{"family":"Miller","given":"Haleigh S."},{"family":"Ramesh","given":"Akshaya"},{"family":"Brooks","given":"Jeremy F."},{"family":"Kung","given":"Andrew F."},{"family":"Mandel-Brehm","given":"Caleigh"},{"family":"Yu","given":"David"},{"family":"Zamecnik","given":"Colin"},{"family":"Bair","given":"Rebecca"},{"family":"Vazquez","given":"Sara E."},{"family":"Sunshine","given":"Sara"},{"family":"Abram","given":"Clare L."},{"family":"Lowell","given":"Clifford A."},{"family":"Rizzuto","given":"Gabrielle"},{"family":"Wilson","given":"Michael R."},{"family":"Zikherman","given":"Julie"},{"family":"Anderson","given":"Mark S."},{"family":"DeRisi","given":"Joseph L."}],"accessed":{"date-parts":[["2023",4,17]]},"issued":{"date-parts":[["2023",4,7]]}}}],"schema":"https://github.com/citation-style-language/schema/raw/master/csl-citation.json"}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19–21,49–53</w:t>
      </w:r>
      <w:r w:rsidR="008E64A7">
        <w:rPr>
          <w:rFonts w:ascii="Arial" w:hAnsi="Arial" w:cs="Arial"/>
          <w:sz w:val="22"/>
          <w:szCs w:val="22"/>
        </w:rPr>
        <w:fldChar w:fldCharType="end"/>
      </w:r>
    </w:p>
    <w:p w14:paraId="7DB78A77" w14:textId="77777777" w:rsidR="00A16AB3" w:rsidRPr="00F32498" w:rsidRDefault="00A16AB3" w:rsidP="00A16AB3">
      <w:pPr>
        <w:rPr>
          <w:rFonts w:ascii="Arial" w:hAnsi="Arial" w:cs="Arial"/>
          <w:b/>
          <w:bCs/>
          <w:sz w:val="22"/>
          <w:szCs w:val="22"/>
        </w:rPr>
      </w:pPr>
      <w:r w:rsidRPr="00B71C38">
        <w:rPr>
          <w:rFonts w:ascii="Arial" w:hAnsi="Arial" w:cs="Arial"/>
          <w:noProof/>
          <w:sz w:val="22"/>
          <w:szCs w:val="22"/>
          <w:vertAlign w:val="subscript"/>
        </w:rPr>
        <w:lastRenderedPageBreak/>
        <w:drawing>
          <wp:inline distT="0" distB="0" distL="0" distR="0" wp14:anchorId="4C9EE992" wp14:editId="0FDE0F77">
            <wp:extent cx="6830704" cy="3007995"/>
            <wp:effectExtent l="0" t="0" r="1905"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rotWithShape="1">
                    <a:blip r:embed="rId4">
                      <a:extLst>
                        <a:ext uri="{28A0092B-C50C-407E-A947-70E740481C1C}">
                          <a14:useLocalDpi xmlns:a14="http://schemas.microsoft.com/office/drawing/2010/main" val="0"/>
                        </a:ext>
                      </a:extLst>
                    </a:blip>
                    <a:srcRect l="488" t="1470"/>
                    <a:stretch/>
                  </pic:blipFill>
                  <pic:spPr bwMode="auto">
                    <a:xfrm>
                      <a:off x="0" y="0"/>
                      <a:ext cx="6869349" cy="3025013"/>
                    </a:xfrm>
                    <a:prstGeom prst="rect">
                      <a:avLst/>
                    </a:prstGeom>
                    <a:ln>
                      <a:noFill/>
                    </a:ln>
                    <a:extLst>
                      <a:ext uri="{53640926-AAD7-44D8-BBD7-CCE9431645EC}">
                        <a14:shadowObscured xmlns:a14="http://schemas.microsoft.com/office/drawing/2010/main"/>
                      </a:ext>
                    </a:extLst>
                  </pic:spPr>
                </pic:pic>
              </a:graphicData>
            </a:graphic>
          </wp:inline>
        </w:drawing>
      </w:r>
    </w:p>
    <w:p w14:paraId="0547EE5F" w14:textId="77777777" w:rsidR="00A16AB3" w:rsidRDefault="00A16AB3" w:rsidP="00A16AB3">
      <w:pPr>
        <w:rPr>
          <w:rFonts w:ascii="Arial" w:hAnsi="Arial" w:cs="Arial"/>
          <w:i/>
          <w:sz w:val="22"/>
          <w:szCs w:val="22"/>
        </w:rPr>
      </w:pPr>
    </w:p>
    <w:p w14:paraId="33905ECC" w14:textId="77777777" w:rsidR="00A16AB3" w:rsidRPr="00E7096B" w:rsidRDefault="00A16AB3" w:rsidP="00A16AB3">
      <w:pPr>
        <w:rPr>
          <w:rFonts w:ascii="Arial" w:hAnsi="Arial" w:cs="Arial"/>
          <w:sz w:val="22"/>
          <w:szCs w:val="22"/>
        </w:rPr>
      </w:pPr>
      <w:r w:rsidRPr="00E7096B">
        <w:rPr>
          <w:rFonts w:ascii="Arial" w:hAnsi="Arial" w:cs="Arial"/>
          <w:b/>
          <w:bCs/>
          <w:sz w:val="22"/>
          <w:szCs w:val="22"/>
        </w:rPr>
        <w:t>Identification of Anti-Medin Autoantibodies in GCA:</w:t>
      </w:r>
      <w:r w:rsidRPr="00E7096B">
        <w:rPr>
          <w:rFonts w:ascii="Arial" w:hAnsi="Arial" w:cs="Arial"/>
          <w:sz w:val="22"/>
          <w:szCs w:val="22"/>
        </w:rPr>
        <w:t xml:space="preserve"> </w:t>
      </w:r>
    </w:p>
    <w:p w14:paraId="449178FF" w14:textId="77777777" w:rsidR="00A16AB3" w:rsidRDefault="00A16AB3" w:rsidP="00A16AB3">
      <w:pPr>
        <w:rPr>
          <w:rFonts w:ascii="Arial" w:hAnsi="Arial" w:cs="Arial"/>
          <w:sz w:val="22"/>
          <w:szCs w:val="22"/>
        </w:rPr>
      </w:pPr>
      <w:r w:rsidRPr="00F32498">
        <w:rPr>
          <w:rFonts w:ascii="Arial" w:hAnsi="Arial" w:cs="Arial"/>
          <w:sz w:val="22"/>
          <w:szCs w:val="22"/>
        </w:rPr>
        <w:t>I applied PhIP-seq to a large vasculitis cohort (</w:t>
      </w:r>
      <w:r w:rsidRPr="00F32498">
        <w:rPr>
          <w:rFonts w:ascii="Arial" w:hAnsi="Arial" w:cs="Arial"/>
          <w:b/>
          <w:sz w:val="22"/>
          <w:szCs w:val="22"/>
        </w:rPr>
        <w:t>discovery cohort</w:t>
      </w:r>
      <w:r w:rsidRPr="00F32498">
        <w:rPr>
          <w:rFonts w:ascii="Arial" w:hAnsi="Arial" w:cs="Arial"/>
          <w:sz w:val="22"/>
          <w:szCs w:val="22"/>
        </w:rPr>
        <w:t xml:space="preserve">, Table 1), alongside age-matched controls, to identify GCA-specific autoantibodies. Using a stringent statistical approach, I identified a </w:t>
      </w:r>
      <w:r w:rsidRPr="00F32498">
        <w:rPr>
          <w:rFonts w:ascii="Arial" w:hAnsi="Arial" w:cs="Arial"/>
          <w:sz w:val="22"/>
          <w:szCs w:val="22"/>
          <w:u w:val="single"/>
        </w:rPr>
        <w:t>disease-specific autoantibody signature in 5% of GCA patients, with antibodies targeting overlapping peptide fragments of MFGE8</w:t>
      </w:r>
      <w:r w:rsidRPr="00F32498">
        <w:rPr>
          <w:rFonts w:ascii="Arial" w:hAnsi="Arial" w:cs="Arial"/>
          <w:sz w:val="22"/>
          <w:szCs w:val="22"/>
        </w:rPr>
        <w:t xml:space="preserve"> (Figure 1C). Notably, these fragments correspond specifically to </w:t>
      </w:r>
      <w:r w:rsidRPr="00F32498">
        <w:rPr>
          <w:rFonts w:ascii="Arial" w:hAnsi="Arial" w:cs="Arial"/>
          <w:b/>
          <w:sz w:val="22"/>
          <w:szCs w:val="22"/>
        </w:rPr>
        <w:t>medin</w:t>
      </w:r>
      <w:r w:rsidRPr="00F32498">
        <w:rPr>
          <w:rFonts w:ascii="Arial" w:hAnsi="Arial" w:cs="Arial"/>
          <w:sz w:val="22"/>
          <w:szCs w:val="22"/>
        </w:rPr>
        <w:t xml:space="preserve">, a peptide cleaved from MFGE8 that forms amyloid deposits in arterial tissue (Fig 1B). Anti-medin autoantibodies are not present in healthy controls or other vasculitis samples (except one patient with Takayasu’s Arteritis, another form of large-vessel vasculitis) (Fig 1C). Further validation using </w:t>
      </w:r>
      <w:proofErr w:type="spellStart"/>
      <w:r w:rsidRPr="00F32498">
        <w:rPr>
          <w:rFonts w:ascii="Arial" w:hAnsi="Arial" w:cs="Arial"/>
          <w:sz w:val="22"/>
          <w:szCs w:val="22"/>
        </w:rPr>
        <w:t>PhageDB</w:t>
      </w:r>
      <w:proofErr w:type="spellEnd"/>
      <w:r w:rsidRPr="00F32498">
        <w:rPr>
          <w:rFonts w:ascii="Arial" w:hAnsi="Arial" w:cs="Arial"/>
          <w:sz w:val="22"/>
          <w:szCs w:val="22"/>
        </w:rPr>
        <w:t xml:space="preserve">, an internal DeRisi Lab database of 60,194 PhIP-seq samples, confirmed that medin autoantibodies are highly specific to GCA. </w:t>
      </w:r>
    </w:p>
    <w:p w14:paraId="1BDBB404" w14:textId="77777777" w:rsidR="00A16AB3" w:rsidRDefault="00A16AB3" w:rsidP="00A16AB3">
      <w:pPr>
        <w:rPr>
          <w:rFonts w:ascii="Arial" w:hAnsi="Arial" w:cs="Arial"/>
          <w:sz w:val="22"/>
          <w:szCs w:val="22"/>
        </w:rPr>
      </w:pPr>
    </w:p>
    <w:p w14:paraId="5695CE13" w14:textId="77777777" w:rsidR="00A16AB3" w:rsidRPr="00F32498" w:rsidRDefault="00A16AB3" w:rsidP="00A16AB3">
      <w:pPr>
        <w:rPr>
          <w:rFonts w:ascii="Arial" w:hAnsi="Arial" w:cs="Arial"/>
          <w:sz w:val="22"/>
          <w:szCs w:val="22"/>
        </w:rPr>
      </w:pPr>
      <w:r>
        <w:rPr>
          <w:rFonts w:ascii="Arial" w:hAnsi="Arial" w:cs="Arial"/>
          <w:sz w:val="22"/>
          <w:szCs w:val="22"/>
        </w:rPr>
        <w:t xml:space="preserve">While this autoantibody enrichment is only present in a small subset of patients via </w:t>
      </w:r>
      <w:proofErr w:type="spellStart"/>
      <w:r>
        <w:rPr>
          <w:rFonts w:ascii="Arial" w:hAnsi="Arial" w:cs="Arial"/>
          <w:sz w:val="22"/>
          <w:szCs w:val="22"/>
        </w:rPr>
        <w:t>PhIp</w:t>
      </w:r>
      <w:proofErr w:type="spellEnd"/>
      <w:r>
        <w:rPr>
          <w:rFonts w:ascii="Arial" w:hAnsi="Arial" w:cs="Arial"/>
          <w:sz w:val="22"/>
          <w:szCs w:val="22"/>
        </w:rPr>
        <w:t xml:space="preserve">-seq, I hypothesize we are </w:t>
      </w:r>
      <w:r w:rsidRPr="00B71C38">
        <w:rPr>
          <w:rFonts w:ascii="Arial" w:hAnsi="Arial" w:cs="Arial"/>
          <w:sz w:val="22"/>
          <w:szCs w:val="22"/>
          <w:u w:val="single"/>
        </w:rPr>
        <w:t>underestimating the prevalence of anti-medin autoantibodies in GCA</w:t>
      </w:r>
      <w:r>
        <w:rPr>
          <w:rFonts w:ascii="Arial" w:hAnsi="Arial" w:cs="Arial"/>
          <w:sz w:val="22"/>
          <w:szCs w:val="22"/>
        </w:rPr>
        <w:t xml:space="preserve">. PhIP-seq presents short peptides of full proteins on the head of T7 phage, thus it does not capture autoantibodies that bind that native, folded structure of proteins. I suspect this to be especially important in medin, a peptide that forms amyloid protein structures in its native environment. I will address this hypothesis in Aim 1 of this proposal. Despite the low seroprevalence found in my preliminary studies, </w:t>
      </w:r>
      <w:r>
        <w:rPr>
          <w:rFonts w:ascii="Arial" w:hAnsi="Arial" w:cs="Arial"/>
          <w:sz w:val="22"/>
          <w:szCs w:val="22"/>
          <w:u w:val="single"/>
        </w:rPr>
        <w:t>t</w:t>
      </w:r>
      <w:r w:rsidRPr="00F32498">
        <w:rPr>
          <w:rFonts w:ascii="Arial" w:hAnsi="Arial" w:cs="Arial"/>
          <w:sz w:val="22"/>
          <w:szCs w:val="22"/>
          <w:u w:val="single"/>
        </w:rPr>
        <w:t>he strong and selective immune response to medin suggests it may be an immunoreactive antigen in GCA, offering new insights into disease pathogenesis</w:t>
      </w:r>
      <w:r w:rsidRPr="00F32498">
        <w:rPr>
          <w:rFonts w:ascii="Arial" w:hAnsi="Arial" w:cs="Arial"/>
          <w:sz w:val="22"/>
          <w:szCs w:val="22"/>
        </w:rPr>
        <w:t xml:space="preserve">. </w:t>
      </w:r>
    </w:p>
    <w:p w14:paraId="4C0F99D3" w14:textId="77777777" w:rsidR="00A16AB3" w:rsidRPr="00F32498" w:rsidRDefault="00A16AB3" w:rsidP="00A16AB3">
      <w:pPr>
        <w:rPr>
          <w:rFonts w:ascii="Arial" w:hAnsi="Arial" w:cs="Arial"/>
          <w:sz w:val="22"/>
          <w:szCs w:val="22"/>
          <w:u w:val="single"/>
        </w:rPr>
      </w:pPr>
    </w:p>
    <w:p w14:paraId="0D8D1536" w14:textId="38D2CCB1" w:rsidR="00A16AB3" w:rsidRDefault="00A16AB3" w:rsidP="00A16AB3">
      <w:pPr>
        <w:rPr>
          <w:rFonts w:ascii="Arial" w:hAnsi="Arial" w:cs="Arial"/>
          <w:sz w:val="22"/>
          <w:szCs w:val="22"/>
        </w:rPr>
      </w:pPr>
      <w:r w:rsidRPr="00E7096B">
        <w:rPr>
          <w:rFonts w:ascii="Arial" w:hAnsi="Arial" w:cs="Arial"/>
          <w:b/>
          <w:sz w:val="22"/>
          <w:szCs w:val="22"/>
        </w:rPr>
        <w:t>Evidence supporting medin’s role in GCA</w:t>
      </w:r>
      <w:r w:rsidRPr="00F32498">
        <w:rPr>
          <w:rFonts w:ascii="Arial" w:hAnsi="Arial" w:cs="Arial"/>
          <w:sz w:val="22"/>
          <w:szCs w:val="22"/>
        </w:rPr>
        <w:t xml:space="preserve">: </w:t>
      </w:r>
      <w:r w:rsidRPr="00DD3C83">
        <w:rPr>
          <w:rFonts w:ascii="Arial" w:hAnsi="Arial" w:cs="Arial"/>
          <w:sz w:val="22"/>
          <w:szCs w:val="22"/>
        </w:rPr>
        <w:t>Aging disrupts protein homeostasis, leading to protein misfolding and the accumulation of amyloid fibrils such as medin</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{"citationID":"II44pK6G","properties":{"formattedCitation":"\\super 54\\nosupersub{}","plainCitation":"54","noteIndex":0},"citationItems":[{"id":1907,"uris":["http://zotero.org/users/10812369/items/7JEK9C8W"],"itemData":{"id":1907,"type":"article-journal","abstract":"Ageing is a major risk factor for the development of many diseases, prominently including neurodegenerative disorders such as Alzheimer disease and Parkinson disease. A hallmark of many age-r elated diseases is the dysfunction in protein homeostasis (proteostasis), leading to the accumulation of protein aggregates. In healthy cells, a complex proteostasis network , comprising molecular chaperones and proteolytic machineries and their regulators, operates to ensure the maintenance of proteostasis. These factors coordinate protein synthesis with polypeptide folding, the conservation of protein conformation and protein degradation. However, sustaining proteome balance is a challenging task in the face of various external and endogenous stresses that accumulate during ageing. These stresses lead to the decline of proteostasis network capacity and proteome integrity. The resulting accumulation of misfolded and aggregated proteins affects, in particular, postmitotic cell types such as neurons, manifesting in disease. Recent analyses of proteome-w ide changes that occur during ageing inform strategies to improve proteostasis. The possibilities of pharmacological augmentation of the capacity of proteostasis networks hold great promise for delaying the onset of age-r elated pathologies associated with proteome deterioration and for extending healthspan.","container-title":"Nature Reviews Molecular Cell Biology","DOI":"10.1038/s41580-019-0101-y","ISSN":"1471-0072, 1471-0080","issue":"7","journalAbbreviation":"Nat Rev Mol Cell Biol","language":"en","page":"421-435","source":"DOI.org (Crossref)","title":"The proteostasis network and its decline in ageing","volume":"20","author":[{"family":"Hipp","given":"Mark S."},{"family":"Kasturi","given":"Prasad"},{"family":"Hartl","given":"F. Ulrich"}],"issued":{"date-parts":[["2019",7]]}}}],"schema":"https://github.com/citation-style-language/schema/raw/master/csl-citation.json"}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54</w:t>
      </w:r>
      <w:r w:rsidR="00E43B45">
        <w:rPr>
          <w:rFonts w:ascii="Arial" w:hAnsi="Arial" w:cs="Arial"/>
          <w:sz w:val="22"/>
          <w:szCs w:val="22"/>
        </w:rPr>
        <w:fldChar w:fldCharType="end"/>
      </w:r>
      <w:r>
        <w:rPr>
          <w:rFonts w:ascii="Arial" w:hAnsi="Arial" w:cs="Arial"/>
          <w:sz w:val="22"/>
          <w:szCs w:val="22"/>
        </w:rPr>
        <w:t>. In fact, medin is believed to be t</w:t>
      </w:r>
      <w:r w:rsidRPr="00DD3C83">
        <w:rPr>
          <w:rFonts w:ascii="Arial" w:hAnsi="Arial" w:cs="Arial"/>
          <w:sz w:val="22"/>
          <w:szCs w:val="22"/>
        </w:rPr>
        <w:t>he most common human amyloid, found exclusively in individuals over 50 and increasing with age</w:t>
      </w:r>
      <w:r w:rsidR="00E43B45">
        <w:rPr>
          <w:rFonts w:ascii="Arial" w:hAnsi="Arial" w:cs="Arial"/>
          <w:sz w:val="22"/>
          <w:szCs w:val="22"/>
        </w:rPr>
        <w:fldChar w:fldCharType="begin"/>
      </w:r>
      <w:r w:rsidR="00E43B45">
        <w:rPr>
          <w:rFonts w:ascii="Arial" w:hAnsi="Arial" w:cs="Arial"/>
          <w:sz w:val="22"/>
          <w:szCs w:val="22"/>
        </w:rPr>
        <w:instrText xml:space="preserve"> ADDIN ZOTERO_TEMP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23,24</w:t>
      </w:r>
      <w:r w:rsidR="00E43B45">
        <w:rPr>
          <w:rFonts w:ascii="Arial" w:hAnsi="Arial" w:cs="Arial"/>
          <w:sz w:val="22"/>
          <w:szCs w:val="22"/>
        </w:rPr>
        <w:fldChar w:fldCharType="end"/>
      </w:r>
      <w:r w:rsidR="00E43B45">
        <w:rPr>
          <w:rFonts w:ascii="Arial" w:hAnsi="Arial" w:cs="Arial"/>
          <w:sz w:val="22"/>
          <w:szCs w:val="22"/>
        </w:rPr>
        <w:t xml:space="preserve">. </w:t>
      </w:r>
      <w:r w:rsidRPr="00DD3C83">
        <w:rPr>
          <w:rFonts w:ascii="Arial" w:hAnsi="Arial" w:cs="Arial"/>
          <w:sz w:val="22"/>
          <w:szCs w:val="22"/>
        </w:rPr>
        <w:t>Medin aggregates specifically in the medial layer of large arteries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{"citationID":"prspxqqH","properties":{"formattedCitation":"\\super 23,24\\nosupersub{}","plainCitation":"23,24","noteIndex":0},"citationItems":[{"id":1832,"uris":["http://zotero.org/users/10812369/items/R5DQF82S"],"itemData":{"id":1832,"type":"article-journal","language":"en","source":"Zotero","title":"Evidence for Two Distinct Forms of Localized Deposits","author":[{"family":"Mucchiano","given":"Gerd"},{"family":"Westermark","given":"Per"}]},"label":"page"},{"id":1243,"uris":["http://zotero.org/users/10812369/items/RE3U9TAK"],"itemData":{"id":1243,"type":"article-journal","abstract":"Aortic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O."},{"family":"Nordstedt","given":"Christer"},{"family":"Engström","given":"Ulla"},{"family":"Westermark","given":"Per"}],"issued":{"date-parts":[["1999",7,20]]}},"label":"page"}],"schema":"https://github.com/citation-style-language/schema/raw/master/csl-citation.json"}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23,24</w:t>
      </w:r>
      <w:r w:rsidR="00E43B45">
        <w:rPr>
          <w:rFonts w:ascii="Arial" w:hAnsi="Arial" w:cs="Arial"/>
          <w:sz w:val="22"/>
          <w:szCs w:val="22"/>
        </w:rPr>
        <w:fldChar w:fldCharType="end"/>
      </w:r>
      <w:r w:rsidRPr="00DD3C83">
        <w:rPr>
          <w:rFonts w:ascii="Arial" w:hAnsi="Arial" w:cs="Arial"/>
          <w:sz w:val="22"/>
          <w:szCs w:val="22"/>
        </w:rPr>
        <w:t xml:space="preserve">, particularly along the </w:t>
      </w:r>
      <w:r>
        <w:rPr>
          <w:rFonts w:ascii="Arial" w:hAnsi="Arial" w:cs="Arial"/>
          <w:sz w:val="22"/>
          <w:szCs w:val="22"/>
        </w:rPr>
        <w:t>IEL</w:t>
      </w:r>
      <w:r w:rsidRPr="00DD3C83">
        <w:rPr>
          <w:rFonts w:ascii="Arial" w:hAnsi="Arial" w:cs="Arial"/>
          <w:sz w:val="22"/>
          <w:szCs w:val="22"/>
        </w:rPr>
        <w:t xml:space="preserve"> of temporal arteries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{"citationID":"8utbgYiw","properties":{"formattedCitation":"\\super 26\\nosupersub{}","plainCitation":"26","noteIndex":0},"citationItems":[{"id":1210,"uris":["http://zotero.org/users/10812369/items/GT93HIBV"],"itemData":{"id":1210,"type":"article-journal","abstract":"Small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E43B45">
        <w:rPr>
          <w:rFonts w:ascii="Cambria Math" w:hAnsi="Cambria Math" w:cs="Cambria Math"/>
          <w:sz w:val="22"/>
          <w:szCs w:val="22"/>
        </w:rPr>
        <w:instrText>‐</w:instrText>
      </w:r>
      <w:r w:rsidR="00E43B45">
        <w:rPr>
          <w:rFonts w:ascii="Arial" w:hAnsi="Arial" w:cs="Arial"/>
          <w:sz w:val="22"/>
          <w:szCs w:val="22"/>
        </w:rPr>
        <w:instrText>amyloid in ageing inflamed and non</w:instrText>
      </w:r>
      <w:r w:rsidR="00E43B45">
        <w:rPr>
          <w:rFonts w:ascii="Cambria Math" w:hAnsi="Cambria Math" w:cs="Cambria Math"/>
          <w:sz w:val="22"/>
          <w:szCs w:val="22"/>
        </w:rPr>
        <w:instrText>‐</w:instrText>
      </w:r>
      <w:r w:rsidR="00E43B45">
        <w:rPr>
          <w:rFonts w:ascii="Arial" w:hAnsi="Arial" w:cs="Arial"/>
          <w:sz w:val="22"/>
          <w:szCs w:val="22"/>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26</w:t>
      </w:r>
      <w:r w:rsidR="00E43B45">
        <w:rPr>
          <w:rFonts w:ascii="Arial" w:hAnsi="Arial" w:cs="Arial"/>
          <w:sz w:val="22"/>
          <w:szCs w:val="22"/>
        </w:rPr>
        <w:fldChar w:fldCharType="end"/>
      </w:r>
      <w:r w:rsidRPr="00DD3C83">
        <w:rPr>
          <w:rFonts w:ascii="Arial" w:hAnsi="Arial" w:cs="Arial"/>
          <w:sz w:val="22"/>
          <w:szCs w:val="22"/>
        </w:rPr>
        <w:t>, mirroring the distribution of GCA inflammation</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{"citationID":"9q8X9Yh2","properties":{"formattedCitation":"\\super 5\\nosupersub{}","plainCitation":"5","noteIndex":0},"citationItems":[{"id":1922,"uris":["http://zotero.org/users/10812369/items/YBZ6AUE7"],"itemData":{"id":1922,"type":"article-journal","container-title":"The Lancet Rheumatology","DOI":"10.1016/S2665-9913(23)00300-4","ISSN":"26659913","issue":"6","journalAbbreviation":"The Lancet Rheumatology","language":"en","page":"e397-e408","source":"DOI.org (Crossref)","title":"Large vessel giant cell arteritis","volume":"6","author":[{"family":"Van Der Geest","given":"Kornelis S M"},{"family":"Sandovici","given":"Maria"},{"family":"Bley","given":"Thorsten A"},{"family":"Stone","given":"James R"},{"family":"Slart","given":"Riemer H J A"},{"family":"Brouwer","given":"Elisabeth"}],"issued":{"date-parts":[["2024",6]]}}}],"schema":"https://github.com/citation-style-language/schema/raw/master/csl-citation.json"}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5</w:t>
      </w:r>
      <w:r w:rsidR="00E43B45">
        <w:rPr>
          <w:rFonts w:ascii="Arial" w:hAnsi="Arial" w:cs="Arial"/>
          <w:sz w:val="22"/>
          <w:szCs w:val="22"/>
        </w:rPr>
        <w:fldChar w:fldCharType="end"/>
      </w:r>
      <w:r w:rsidRPr="00DD3C83">
        <w:rPr>
          <w:rFonts w:ascii="Arial" w:hAnsi="Arial" w:cs="Arial"/>
          <w:sz w:val="22"/>
          <w:szCs w:val="22"/>
        </w:rPr>
        <w:t>. This pattern also aligns with immunoglobulin and complement deposition observed in GCA lesions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{"citationID":"kONybaV1","properties":{"formattedCitation":"\\super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D."}],"issued":{"date-parts":[["1989",7]]}},"label":"page"}],"schema":"https://github.com/citation-style-language/schema/raw/master/csl-citation.json"}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14–16</w:t>
      </w:r>
      <w:r w:rsidR="00E43B45">
        <w:rPr>
          <w:rFonts w:ascii="Arial" w:hAnsi="Arial" w:cs="Arial"/>
          <w:sz w:val="22"/>
          <w:szCs w:val="22"/>
        </w:rPr>
        <w:fldChar w:fldCharType="end"/>
      </w:r>
      <w:r w:rsidRPr="00DD3C83">
        <w:rPr>
          <w:rFonts w:ascii="Arial" w:hAnsi="Arial" w:cs="Arial"/>
          <w:sz w:val="22"/>
          <w:szCs w:val="22"/>
        </w:rPr>
        <w:t>.</w:t>
      </w:r>
      <w:r>
        <w:rPr>
          <w:rFonts w:ascii="Arial" w:hAnsi="Arial" w:cs="Arial"/>
          <w:sz w:val="22"/>
          <w:szCs w:val="22"/>
        </w:rPr>
        <w:t xml:space="preserve"> </w:t>
      </w:r>
      <w:r w:rsidRPr="00DD3C83">
        <w:rPr>
          <w:rFonts w:ascii="Arial" w:hAnsi="Arial" w:cs="Arial"/>
          <w:sz w:val="22"/>
          <w:szCs w:val="22"/>
        </w:rPr>
        <w:t>MGCs, the hallmark of temporal arteritis, are commonly associated with amyloid pathology</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{"citationID":"NntorQsH","properties":{"formattedCitation":"\\super 55\\uc0\\u8211{}58\\nosupersub{}","plainCitation":"55–58","noteIndex":0},"citationItems":[{"id":1743,"uris":["http://zotero.org/users/10812369/items/ZWM3QEEC"],"itemData":{"id":1743,"type":"article-journal","abstract":"AL-amyloidosis is one of the most common amyloidoses and can befound in a localized and a systemicform. The precursorprotein is an immunoglobulinlight chain which as AL-protein in both localized andsystemic AL-amyloidosis shows thesamepattern ofpagmentation and changesof primary structure. In this work it is shown that that there is a difference between localized and systemic amyloidosis in respect to accompanying giant cells which constzIntly are found associated with amyloid deposits in localized ALamyloidosis. In addition, giant cells were found together with amyloid deposits in lymph nodes of some cases of systemic AL-amyloidosis. Based on theseJindings and electron microscopic studies, it is discussed whether the giant cells activelyparticipate in amyloidjbvil formation by uptake and modificationof theprecursorprotein or the giant cells are part of a foreign body reaction. Included in this work are two new cases of localized lung (W)and ureteric (rd) AL-amyloidosis.","container-title":"Amyloid","DOI":"10.3109/13506129909007308","ISSN":"1350-6129, 1744-2818","issue":"2","journalAbbreviation":"Amyloid","language":"en","page":"89-97","source":"DOI.org (Crossref)","title":"What is the role of giant cells in AL-amyloidosis?","volume":"6","author":[{"family":"Olsen","given":"Karen Ege"},{"family":"Sletten","given":"Knut"},{"family":"Sandgren","given":"Ola"},{"family":"Olsson","given":"Hans"},{"family":"Myrvo","given":"Kristina"},{"family":"Westermark","given":"Per"}],"issued":{"date-parts":[["1999",1]]}}},{"id":1961,"uris":["http://zotero.org/users/10812369/items/6YUYDBGA"],"itemData":{"id":1961,"type":"article-journal","abstract":"Abstract\n            Primary systemic amyloidosis may present with features suggesting a vasculitis, including giant cell arteritis (GCA) and polymyalgia rheumatica (PMR). In this report, we describe the clinical characteristics, temporal artery biopsy findings, and the response of vascular and musculoskeletal symptoms to corticosteroid therapy in 4 patients with primary systemic amyloidosis who presented with manifestations of GCA or PMR.","container-title":"Arthritis &amp; Rheumatism","DOI":"10.1002/art.1780371111","ISSN":"0004-3591, 1529-0131","issue":"11","journalAbbreviation":"Arthritis &amp; Rheumatism","language":"en","license":"http://onlinelibrary.wiley.com/termsAndConditions#vor","page":"1621-1626","source":"DOI.org (Crossref)","title":"Primary systemic amyloidosis presenting as giant cell arteritis and polymyalgia rheumatica","volume":"37","author":[{"family":"Salvarani","given":"Carlo"},{"family":"Gabriel","given":"Sherine E."},{"family":"Gertz","given":"Morie A."},{"family":"Bjornsson","given":"Johannes"},{"family":"Li","given":"Chin</w:instrText>
      </w:r>
      <w:r w:rsidR="00E43B45">
        <w:rPr>
          <w:rFonts w:ascii="Cambria Math" w:hAnsi="Cambria Math" w:cs="Cambria Math"/>
          <w:sz w:val="22"/>
          <w:szCs w:val="22"/>
        </w:rPr>
        <w:instrText>‐</w:instrText>
      </w:r>
      <w:r w:rsidR="00E43B45">
        <w:rPr>
          <w:rFonts w:ascii="Arial" w:hAnsi="Arial" w:cs="Arial"/>
          <w:sz w:val="22"/>
          <w:szCs w:val="22"/>
        </w:rPr>
        <w:instrText xml:space="preserve">Yang"},{"family":"Hunder","given":"Gene G."}],"issued":{"date-parts":[["1994",11]]}}},{"id":1957,"uris":["http://zotero.org/users/10812369/items/QBVV9LN6"],"itemData":{"id":1957,"type":"article-journal","container-title":"Human Pathology","DOI":"10.1016/S0046-8177(97)90196-9","ISSN":"00468177","issue":"11","journalAbbreviation":"Human Pathology","language":"en","license":"https://www.elsevier.com/tdm/userlicense/1.0/","page":"1237-1246","source":"DOI.org (Crossref)","title":"Giant cell arteritis in association with cerebral amyloid angiopathy: Immunohistochemical and molecular studies","title-short":"Giant cell arteritis in association with cerebral amyloid angiopathy","volume":"28","author":[{"family":"Anders","given":"Karl H"},{"family":"Wang","given":"Zhen Zhen"},{"family":"Kornfeld","given":"Mario"},{"family":"Gray","given":"Francoise"},{"family":"Soontornniyomkij","given":"Virawudh"},{"family":"Reed","given":"Lee A"},{"family":"Hart","given":"Michael N"},{"family":"Menchine","given":"Michael"},{"family":"Secor","given":"Diana Lenard"},{"family":"Vinters","given":"Harry V"}],"issued":{"date-parts":[["1997",11]]}}},{"id":1962,"uris":["http://zotero.org/users/10812369/items/CSW9HPSC"],"itemData":{"id":1962,"type":"article-journal","abstract":"Abstract\n            Amyloidoma (localized tumorlike amyloidosis) in the soft tissues is rare. We present an instructive case of recurrent amyloidoma in the soft tissue of the ankle in a 45-year-old man with multiple surgical procedures and chronic osteomyelitis of the underlying bones. The lesion evaded diagnosis because of a florid giant cell reaction that led to various misdiagnoses, including giant cell tumor of tendon sheath, foreign body reaction secondary to surgery, and pseudogout. This case demonstrates the importance of considering the possibility of amyloidoma when a giant cell–rich lesion is encountered in the soft tissues.","container-title":"Archives of Pathology &amp; Laboratory Medicine","DOI":"10.5858/2003-127-1609-RAOSTW","ISSN":"1543-2165, 0003-9985","issue":"12","language":"en","page":"1609-1611","source":"DOI.org (Crossref)","title":"Recurrent Amyloidoma of Soft Tissue With Exuberant Giant Cell Reaction","volume":"127","author":[{"family":"Mukhopadhyay","given":"Sanjay"},{"family":"Damron","given":"Timothy A."},{"family":"Valente","given":"Alfredo L."}],"issued":{"date-parts":[["2003",12,1]]}}}],"schema":"https://github.com/citation-style-language/schema/raw/master/csl-citation.json"}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55–58</w:t>
      </w:r>
      <w:r w:rsidR="00E43B45">
        <w:rPr>
          <w:rFonts w:ascii="Arial" w:hAnsi="Arial" w:cs="Arial"/>
          <w:sz w:val="22"/>
          <w:szCs w:val="22"/>
        </w:rPr>
        <w:fldChar w:fldCharType="end"/>
      </w:r>
      <w:r w:rsidRPr="00DD3C83">
        <w:rPr>
          <w:rFonts w:ascii="Arial" w:hAnsi="Arial" w:cs="Arial"/>
          <w:sz w:val="22"/>
          <w:szCs w:val="22"/>
        </w:rPr>
        <w:t xml:space="preserve">.  In patients with GCA, medin amyloid is phagocytosed by </w:t>
      </w:r>
      <w:r>
        <w:rPr>
          <w:rFonts w:ascii="Arial" w:hAnsi="Arial" w:cs="Arial"/>
          <w:sz w:val="22"/>
          <w:szCs w:val="22"/>
        </w:rPr>
        <w:t>MGCs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{"citationID":"p2nnx38b","properties":{"formattedCitation":"\\super 26\\nosupersub{}","plainCitation":"26","noteIndex":0},"citationItems":[{"id":1210,"uris":["http://zotero.org/users/10812369/items/GT93HIBV"],"itemData":{"id":1210,"type":"article-journal","abstract":"Small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E43B45">
        <w:rPr>
          <w:rFonts w:ascii="Cambria Math" w:hAnsi="Cambria Math" w:cs="Cambria Math"/>
          <w:sz w:val="22"/>
          <w:szCs w:val="22"/>
        </w:rPr>
        <w:instrText>‐</w:instrText>
      </w:r>
      <w:r w:rsidR="00E43B45">
        <w:rPr>
          <w:rFonts w:ascii="Arial" w:hAnsi="Arial" w:cs="Arial"/>
          <w:sz w:val="22"/>
          <w:szCs w:val="22"/>
        </w:rPr>
        <w:instrText>amyloid in ageing inflamed and non</w:instrText>
      </w:r>
      <w:r w:rsidR="00E43B45">
        <w:rPr>
          <w:rFonts w:ascii="Cambria Math" w:hAnsi="Cambria Math" w:cs="Cambria Math"/>
          <w:sz w:val="22"/>
          <w:szCs w:val="22"/>
        </w:rPr>
        <w:instrText>‐</w:instrText>
      </w:r>
      <w:r w:rsidR="00E43B45">
        <w:rPr>
          <w:rFonts w:ascii="Arial" w:hAnsi="Arial" w:cs="Arial"/>
          <w:sz w:val="22"/>
          <w:szCs w:val="22"/>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26</w:t>
      </w:r>
      <w:r w:rsidR="00E43B45">
        <w:rPr>
          <w:rFonts w:ascii="Arial" w:hAnsi="Arial" w:cs="Arial"/>
          <w:sz w:val="22"/>
          <w:szCs w:val="22"/>
        </w:rPr>
        <w:fldChar w:fldCharType="end"/>
      </w:r>
      <w:r>
        <w:rPr>
          <w:rFonts w:ascii="Arial" w:hAnsi="Arial" w:cs="Arial"/>
          <w:sz w:val="22"/>
          <w:szCs w:val="22"/>
        </w:rPr>
        <w:t xml:space="preserve">, </w:t>
      </w:r>
      <w:r w:rsidRPr="00DD3C83">
        <w:rPr>
          <w:rFonts w:ascii="Arial" w:hAnsi="Arial" w:cs="Arial"/>
          <w:sz w:val="22"/>
          <w:szCs w:val="22"/>
        </w:rPr>
        <w:t>which are specialized for clearing large targets like amyloid through antibody- and complement-mediated mechanisms</w:t>
      </w:r>
      <w:r w:rsidR="00E43B45">
        <w:rPr>
          <w:rFonts w:ascii="Arial" w:hAnsi="Arial" w:cs="Arial"/>
          <w:sz w:val="22"/>
          <w:szCs w:val="22"/>
        </w:rPr>
        <w:fldChar w:fldCharType="begin"/>
      </w:r>
      <w:r w:rsidR="007946C4">
        <w:rPr>
          <w:rFonts w:ascii="Arial" w:hAnsi="Arial" w:cs="Arial"/>
          <w:sz w:val="22"/>
          <w:szCs w:val="22"/>
        </w:rPr>
        <w:instrText xml:space="preserve"> ADDIN ZOTERO_ITEM CSL_CITATION {"citationID":"6p2wraEq","properties":{"formattedCitation":"\\super 59\\uc0\\u8211{}62\\nosupersub{}","plainCitation":"59–62","noteIndex":0},"citationItems":[{"id":1812,"uris":["http://zotero.org/users/10812369/items/2IEXKHYP"],"itemData":{"id":1812,"type":"article-journal","container-title":"Nature","DOI":"10.1038/nature09494","ISSN":"0028-0836, 1476-4687","issue":"7320","journalAbbreviation":"Nature","language":"en","license":"http://www.springer.com/tdm","page":"93-97","source":"DOI.org (Crossref)","title":"Antibodies to human serum amyloid P component eliminate visceral amyloid deposits","volume":"468","author":[{"family":"Bodin","given":"Karl"},{"family":"Ellmerich","given":"Stephan"},{"family":"Kahan","given":"Melvyn C."},{"family":"Tennent","given":"Glenys A."},{"family":"Loesch","given":"Andrzej"},{"family":"Gilbertson","given":"Janet A."},{"family":"Hutchinson","given":"Winston L."},{"family":"Mangione","given":"Palma P."},{"family":"Gallimore","given":"J. Ruth"},{"family":"Millar","given":"David J."},{"family":"Minogue","given":"Shane"},{"family":"Dhillon","given":"Amar P."},{"family":"Taylor","given":"Graham W."},{"family":"Bradwell","given":"Arthur R."},{"family":"Petrie","given":"Aviva"},{"family":"Gillmore","given":"Julian D."},{"family":"Bellotti","given":"Vittorio"},{"family":"Botto","given":"Marina"},{"family":"Hawkins","given":"Philip N."},{"family":"Pepys","given":"Mark B."}],"issued":{"date-parts":[["2010",11]]}}},{"id":1811,"uris":["http://zotero.org/users/10812369/items/N2MDUZBA"],"itemData":{"id":1811,"type":"article-journal","abstract":"BACKGROUND The amyloid fibril deposits that cause systemic amyloidosis always contain the nonfibrillar normal plasma protein, serum amyloid P component (SAP). The drug (R)-1-[6-[(R)-2-carboxy-pyrrolidin-1-yl]-6-oxo-hexanoyl]pyrrolidine-2-carboxylic acid (CPHPC) efficiently depletes SAP from the plasma but leaves some SAP in amyloid deposits that can be specifically targeted by therapeutic IgG anti-SAP antibodies. In murine amyloid A type amyloidosis, the binding of these antibodies to the residual SAP in amyloid deposits activates complement and triggers the rapid clearance of amyloid by macrophage-derived multinucleated giant cells.\nMETHODS We conducted an open-label, single-dose-escalation, phase 1 trial involving 15 patients with systemic amyloidosis. After first using CPHPC to deplete circulating SAP, we infused a fully humanized monoclonal IgG1 anti-SAP antibody. Patients with clinical evidence of cardiac involvement were not included for safety reasons. Organ function, inflammatory markers, and amyloid load were monitored.\nRESULTS There were no serious adverse events. Infusion reactions occurred in some of the initial recipients of larger doses of antibody; reactions were reduced by slowing the infusion rate for later patients. At 6 weeks, patients who had received a sufficient dose of antibody in relation to their amyloid load had decreased liver stiffness, as measured with the use of transient elastography. These patients also had improvements in liver function in association with a substantial reduction in hepatic amyloid load, as shown by means of SAP scintigraphy and measurement of extracellular volume by magnetic resonance imaging. A reduction in kidney amyloid load and shrinkage of an amyloid-laden lymph node were also observed.\nCONCLUSIONS Treatment with CPHPC followed by an anti-SAP antibody safely triggered clearance of amyloid deposits from the liver and some other tissues. (Funded by GlaxoSmithKline; ClinicalTrials.gov number, NCT01777243.)","container-title":"New England Journal of Medicine","DOI":"10.1056/NEJMoa1504942","ISSN":"0028-4793, 1533-4406","issue":"12","journalAbbreviation":"N Engl J Med","language":"en","page":"1106-1114","source":"DOI.org (Crossref)","title":"Therapeutic Clearance of Amyloid by Antibodies to Serum Amyloid P Component","volume":"373","author":[{"family":"Richards","given":"Duncan B."},{"family":"Cookson","given":"Louise M."},{"family":"Berges","given":"Alienor C."},{"family":"Barton","given":"Sharon V."},{"family":"Lane","given":"Thirusha"},{"family":"Ritter","given":"James M."},{"family":"Fontana","given":"Marianna"},{"family":"Moon","given":"James C."},{"family":"Pinzani","given":"Massimo"},{"family":"Gillmore","given":"Julian D."},{"family":"Hawkins","given":"Philip N."},{"family":"Pepys","given":"Mark B."}],"issued":{"date-parts":[["2015",9,17]]}}},{"id":1737,"uris":["http://zotero.org/users/10812369/items/76WFFRYX"],"itemData":{"id":1737,"type":"article-journal","abstract":"Multinucleated giant cells (MGCs) form by fusion of macrophages and are presumed to contribute to the removal of debris from tissues. In a systematic in vitro analysis, we show that IL-4-induced MGCs phagocytosed large and complement-opsonized materials more effectively than their unfused M2 macrophage precursors. MGC expression of complement receptor 4 (CR4) was increased, but it functioned primarily as an adhesion integrin. In contrast, although expression of CR3 was not increased, it became functionally activated during fusion and was located on the extensive membrane rufﬂes created by excess plasma membrane arising from macrophage fusion. The combination of increased membrane area and activated CR3 speciﬁcally equips MGCs to engulf large complement-coated targets. Moreover, we demonstrate these features in vivo in the recently described complement-dependent therapeutic elimination of systemic amyloid deposits by MGCs. MGCs are evidently more than the sum of their macrophage parts.","container-title":"Cell Reports","DOI":"10.1016/j.celrep.2015.10.065","ISSN":"22111247","issue":"9","journalAbbreviation":"Cell Reports","language":"en","page":"1937-1948","source":"DOI.org (Crossref)","title":"Multinucleated Giant Cells Are Specialized for Complement-Mediated Phagocytosis and Large Target Destruction","volume":"13","author":[{"family":"Milde","given":"Ronny"},{"family":"Ritter","given":"Julia"},{"family":"Tennent","given":"Glenys A."},{"family":"Loesch","given":"Andrzej"},{"family":"Martinez","given":"Fernando O."},{"family":"Gordon","given":"Siamon"},{"family":"Pepys","given":"Mark B."},{"family":"Verschoor","given":"Admar"},{"family":"Helming","given":"Laura"}],"issued":{"date-parts":[["2015",12]]}}},{"id":1597,"uris":["http://zotero.org/users/10812369/items/NXC4GJ37"],"itemData":{"id":1597,"type":"article-journal","container-title":"The American Journal of Pathology","DOI":"10.1016/j.ajpath.2019.01.011","ISSN":"00029440","issue":"5","journalAbbreviation":"The American Journal of Pathology","language":"en","page":"989-998","source":"DOI.org (Crossref)","title":"Macrophage-Mediated Phagocytosis and Dissolution of Amyloid-Like Fibrils in Mice, Monitored by Optical Imaging","volume":"189","author":[{"family":"Richey","given":"Tina"},{"family":"Foster","given":"James S."},{"family":"Williams","given":"Angela D."},{"family":"Williams","given":"Anna B."},{"family":"Stroh","given":"Alexa"},{"family":"Macy","given":"Sallie"},{"family":"Wooliver","given":"Craig"},{"family":"Heidel","given":"R. Eric"},{"family":"Varanasi","given":"Siva K."},{"family":"Ergen","given":"Elizabeth N."},{"family":"Trent","given":"Dianne J."},{"family":"Kania","given":"Stephen A."},{"family":"Kennel","given":"Stephen J."},{"family":"Martin","given":"Emily B."},{"family":"Wall","given":"Jonathan S."}],"issued":{"date-parts":[["2019",5]]}}}],"schema":"https://github.com/citation-style-language/schema/raw/master/csl-citation.json"} </w:instrText>
      </w:r>
      <w:r w:rsidR="00E43B45">
        <w:rPr>
          <w:rFonts w:ascii="Arial" w:hAnsi="Arial" w:cs="Arial"/>
          <w:sz w:val="22"/>
          <w:szCs w:val="22"/>
        </w:rPr>
        <w:fldChar w:fldCharType="separate"/>
      </w:r>
      <w:r w:rsidR="007946C4" w:rsidRPr="007946C4">
        <w:rPr>
          <w:rFonts w:ascii="Arial" w:hAnsi="Arial" w:cs="Arial"/>
          <w:kern w:val="0"/>
          <w:sz w:val="22"/>
          <w:vertAlign w:val="superscript"/>
        </w:rPr>
        <w:t>59–62</w:t>
      </w:r>
      <w:r w:rsidR="00E43B45">
        <w:rPr>
          <w:rFonts w:ascii="Arial" w:hAnsi="Arial" w:cs="Arial"/>
          <w:sz w:val="22"/>
          <w:szCs w:val="22"/>
        </w:rPr>
        <w:fldChar w:fldCharType="end"/>
      </w:r>
      <w:r w:rsidRPr="00DD3C83">
        <w:rPr>
          <w:rFonts w:ascii="Arial" w:hAnsi="Arial" w:cs="Arial"/>
          <w:sz w:val="22"/>
          <w:szCs w:val="22"/>
        </w:rPr>
        <w:t xml:space="preserve">. </w:t>
      </w:r>
      <w:r w:rsidRPr="00EC438A">
        <w:rPr>
          <w:rFonts w:ascii="Arial" w:hAnsi="Arial" w:cs="Arial"/>
          <w:sz w:val="22"/>
          <w:szCs w:val="22"/>
          <w:u w:val="single"/>
        </w:rPr>
        <w:t>Together with our preliminary discovery of anti-medin autoantibodies, these findings suggest that medin may drive autoimmunity in GCA via immune complex formation and MGC activation</w:t>
      </w:r>
      <w:r w:rsidRPr="00DD3C83">
        <w:rPr>
          <w:rFonts w:ascii="Arial" w:hAnsi="Arial" w:cs="Arial"/>
          <w:sz w:val="22"/>
          <w:szCs w:val="22"/>
        </w:rPr>
        <w:t>. Supporting this, a recent spatial transcriptomics study</w:t>
      </w:r>
      <w:r w:rsidR="007946C4">
        <w:rPr>
          <w:rFonts w:ascii="Arial" w:hAnsi="Arial" w:cs="Arial"/>
          <w:sz w:val="22"/>
          <w:szCs w:val="22"/>
        </w:rPr>
        <w:fldChar w:fldCharType="begin"/>
      </w:r>
      <w:r w:rsidR="007946C4">
        <w:rPr>
          <w:rFonts w:ascii="Arial" w:hAnsi="Arial" w:cs="Arial"/>
          <w:sz w:val="22"/>
          <w:szCs w:val="22"/>
        </w:rPr>
        <w:instrText xml:space="preserve"> ADDIN ZOTERO_ITEM CSL_CITATION {"citationID":"cAY3wZmq","properties":{"formattedCitation":"\\super 17\\nosupersub{}","plainCitation":"17","noteIndex":0},"citationItems":[{"id":1828,"uris":["http://zotero.org/users/10812369/items/GNCDK9RH"],"itemData":{"id":1828,"type":"article-journal","abstract":"Objective\n              \n                To identify the key coding genes underlying the biomarkers and pathways associated with giant cell arteritis (GCA), we performed an\n                in situ\n                spatial profiling of molecules involved in the temporal arteries of GCA patients and controls. Furthermore, we performed pharmacogenomic network analysis to identify potential treatment targets.\n              \n            \n            \n              Methods\n              Using human formalin-fixed paraffin-embedded temporal artery biopsy samples (GCA, n = 9; controls, n = 7), we performed a whole transcriptome analysis using the NanoString GeoMx Digital Spatial Profiler. In total, 59 regions of interest were selected in the intima, media, adventitia, and perivascular adipose tissue (PVAT). Differentially expressed genes (DEGs) (fold-change &amp;gt; 2 or &amp;lt; −2, p-adjusted &amp;lt; 0.01) were compared across each layer to build a spatial and pharmacogenomic network and to explore the pathophysiological mechanisms of GCA.\n            \n            \n              Results\n              Most of the transcriptome (12,076 genes) was upregulated in GCA arteries, compared to control arteries. Among the screened genes, 282, 227, 40, and 5 DEGs were identified in the intima, media, adventitia, and PVAT, respectively. Genes involved in the immune process and vascular remodeling were upregulated within GCA temporal arteries but differed across the arterial layers. The immune-related functions and vascular remodeling were limited to the intima and media.\n            \n            \n              Conclusion\n              \n                This study is the first to perform an\n                in situ\n                spatial profiling characterization of the molecules involved in GCA. The pharmacogenomic network analysis identified potential target genes for approved and novel immunotherapies.","container-title":"Frontiers in Immunology","DOI":"10.3389/fimmu.2023.1237986","ISSN":"1664-3224","journalAbbreviation":"Front. Immunol.","language":"en","page":"1237986","source":"DOI.org (Crossref)","title":"Use of high-plex data provides novel insights into the temporal artery processes of giant cell arteritis","volume":"14","author":[{"family":"Parreau","given":"Simon"},{"family":"Molina","given":"Elsa"},{"family":"Dumonteil","given":"Stéphanie"},{"family":"Goulabchand","given":"Radjiv"},{"family":"Naves","given":"Thomas"},{"family":"Bois","given":"Melanie C."},{"family":"Akil","given":"Hussein"},{"family":"Terro","given":"Faraj"},{"family":"Fauchais","given":"Anne-Laure"},{"family":"Liozon","given":"Eric"},{"family":"Jauberteau","given":"Marie-Odile"},{"family":"Weyand","given":"Cornelia M."},{"family":"Ly","given":"Kim-Heang"}],"issued":{"date-parts":[["2023",9,6]]}}}],"schema":"https://github.com/citation-style-language/schema/raw/master/csl-citation.json"} </w:instrText>
      </w:r>
      <w:r w:rsidR="007946C4">
        <w:rPr>
          <w:rFonts w:ascii="Arial" w:hAnsi="Arial" w:cs="Arial"/>
          <w:sz w:val="22"/>
          <w:szCs w:val="22"/>
        </w:rPr>
        <w:fldChar w:fldCharType="separate"/>
      </w:r>
      <w:r w:rsidR="007946C4" w:rsidRPr="007946C4">
        <w:rPr>
          <w:rFonts w:ascii="Arial" w:hAnsi="Arial" w:cs="Arial"/>
          <w:kern w:val="0"/>
          <w:sz w:val="22"/>
          <w:vertAlign w:val="superscript"/>
        </w:rPr>
        <w:t>17</w:t>
      </w:r>
      <w:r w:rsidR="007946C4">
        <w:rPr>
          <w:rFonts w:ascii="Arial" w:hAnsi="Arial" w:cs="Arial"/>
          <w:sz w:val="22"/>
          <w:szCs w:val="22"/>
        </w:rPr>
        <w:fldChar w:fldCharType="end"/>
      </w:r>
      <w:r w:rsidRPr="00DD3C83">
        <w:rPr>
          <w:rFonts w:ascii="Arial" w:hAnsi="Arial" w:cs="Arial"/>
          <w:sz w:val="22"/>
          <w:szCs w:val="22"/>
        </w:rPr>
        <w:t xml:space="preserve"> identified SERF2—a protein that promotes medin aggregation</w:t>
      </w:r>
      <w:r w:rsidR="007946C4">
        <w:rPr>
          <w:rFonts w:ascii="Arial" w:hAnsi="Arial" w:cs="Arial"/>
          <w:sz w:val="22"/>
          <w:szCs w:val="22"/>
        </w:rPr>
        <w:fldChar w:fldCharType="begin"/>
      </w:r>
      <w:r w:rsidR="007946C4">
        <w:rPr>
          <w:rFonts w:ascii="Arial" w:hAnsi="Arial" w:cs="Arial"/>
          <w:sz w:val="22"/>
          <w:szCs w:val="22"/>
        </w:rPr>
        <w:instrText xml:space="preserve"> ADDIN ZOTERO_ITEM CSL_CITATION {"citationID":"ID32QTZh","properties":{"formattedCitation":"\\super 63\\nosupersub{}","plainCitation":"63","noteIndex":0},"citationItems":[{"id":1830,"uris":["http://zotero.org/users/10812369/items/VL9X9P7Z"],"itemData":{"id":1830,"type":"article-journal","abstract":"While aggregation-prone proteins are known to accelerate aging and cause age-related diseases, the cellular mechanisms that drive their cytotoxicity remain unresolved. The orthologous proteins MOAG-4, SERF1A, and SERF2 have recently been identified as cellular modifiers of such proteotoxicity. Using a peptide array screening approach on human amyloidogenic proteins, we found that SERF2 interacted with protein segments enriched in negatively charged and hydrophobic, aromatic amino acids. The absence of such segments, or the neutralization of the positive charge in SERF2, prevented these interactions and abolished the amyloid-promoting activity of SERF2. In protein aggregation models in the nematode worm Caenorhabditis elegans, protein aggregation and toxicity were suppressed by mutating the endogenous locus of MOAG-4 to neutralize charge. Our data indicate that MOAG-4 and SERF2 drive protein aggregation and toxicity by interactions with negatively charged segments in aggregation-prone proteins. Such charge interactions might accelerate primary nucleation of amyloid by initiating structural changes and by decreasing colloidal stability. Our study points at charge interactions between cellular modifiers and amyloidogenic proteins as potential targets for interventions to reduce age-related protein toxicity.","container-title":"The EMBO Journal","DOI":"10.15252/embj.2020107568","ISSN":"0261-4189, 1460-2075","issue":"21","journalAbbreviation":"The EMBO Journal","language":"en","page":"e107568","source":"DOI.org (Crossref)","title":"The cellular modifier MOAG</w:instrText>
      </w:r>
      <w:r w:rsidR="007946C4">
        <w:rPr>
          <w:rFonts w:ascii="Cambria Math" w:hAnsi="Cambria Math" w:cs="Cambria Math"/>
          <w:sz w:val="22"/>
          <w:szCs w:val="22"/>
        </w:rPr>
        <w:instrText>‐</w:instrText>
      </w:r>
      <w:r w:rsidR="007946C4">
        <w:rPr>
          <w:rFonts w:ascii="Arial" w:hAnsi="Arial" w:cs="Arial"/>
          <w:sz w:val="22"/>
          <w:szCs w:val="22"/>
        </w:rPr>
        <w:instrText>4/SERF drives amyloid formation through charge complementation","volume":"40","author":[{"family":"Pras","given":"Anita"},{"family":"Houben","given":"Bert"},{"family":"Aprile","given":"Francesco A"},{"family":"Seinstra","given":"Renée"},{"family":"Gallardo","given":"Rodrigo"},{"family":"Janssen","given":"Leen"},{"family":"Hogewerf","given":"Wytse"},{"family":"Gallrein","given":"Christian"},{"family":"De Vleeschouwer","given":"Matthias"},{"family":"Mata</w:instrText>
      </w:r>
      <w:r w:rsidR="007946C4">
        <w:rPr>
          <w:rFonts w:ascii="Cambria Math" w:hAnsi="Cambria Math" w:cs="Cambria Math"/>
          <w:sz w:val="22"/>
          <w:szCs w:val="22"/>
        </w:rPr>
        <w:instrText>‐</w:instrText>
      </w:r>
      <w:r w:rsidR="007946C4">
        <w:rPr>
          <w:rFonts w:ascii="Arial" w:hAnsi="Arial" w:cs="Arial"/>
          <w:sz w:val="22"/>
          <w:szCs w:val="22"/>
        </w:rPr>
        <w:instrText xml:space="preserve">Cabana","given":"Alejandro"},{"family":"Koopman","given":"Mandy"},{"family":"Stroo","given":"Esther"},{"family":"De Vries","given":"Minke"},{"family":"Louise Edwards","given":"Samantha"},{"family":"Kirstein","given":"Janine"},{"family":"Vendruscolo","given":"Michele"},{"family":"Falsone","given":"Salvatore Fabio"},{"family":"Rousseau","given":"Frederic"},{"family":"Schymkowitz","given":"Joost"},{"family":"Nollen","given":"Ellen A A"}],"issued":{"date-parts":[["2021",11,2]]}}}],"schema":"https://github.com/citation-style-language/schema/raw/master/csl-citation.json"} </w:instrText>
      </w:r>
      <w:r w:rsidR="007946C4">
        <w:rPr>
          <w:rFonts w:ascii="Arial" w:hAnsi="Arial" w:cs="Arial"/>
          <w:sz w:val="22"/>
          <w:szCs w:val="22"/>
        </w:rPr>
        <w:fldChar w:fldCharType="separate"/>
      </w:r>
      <w:r w:rsidR="007946C4" w:rsidRPr="007946C4">
        <w:rPr>
          <w:rFonts w:ascii="Arial" w:hAnsi="Arial" w:cs="Arial"/>
          <w:kern w:val="0"/>
          <w:sz w:val="22"/>
          <w:vertAlign w:val="superscript"/>
        </w:rPr>
        <w:t>63</w:t>
      </w:r>
      <w:r w:rsidR="007946C4">
        <w:rPr>
          <w:rFonts w:ascii="Arial" w:hAnsi="Arial" w:cs="Arial"/>
          <w:sz w:val="22"/>
          <w:szCs w:val="22"/>
        </w:rPr>
        <w:fldChar w:fldCharType="end"/>
      </w:r>
      <w:r w:rsidRPr="00DD3C83">
        <w:rPr>
          <w:rFonts w:ascii="Arial" w:hAnsi="Arial" w:cs="Arial"/>
          <w:sz w:val="22"/>
          <w:szCs w:val="22"/>
        </w:rPr>
        <w:t>—as one of the top differentially expressed genes in GCA lesions. Furthermore, a non-coding variant in the MFGE8 gene, which encodes the precursor to medin, has been identified as a top genetic risk locus for GCA</w:t>
      </w:r>
      <w:r w:rsidR="007946C4">
        <w:rPr>
          <w:rFonts w:ascii="Arial" w:hAnsi="Arial" w:cs="Arial"/>
          <w:sz w:val="22"/>
          <w:szCs w:val="22"/>
        </w:rPr>
        <w:fldChar w:fldCharType="begin"/>
      </w:r>
      <w:r w:rsidR="007946C4">
        <w:rPr>
          <w:rFonts w:ascii="Arial" w:hAnsi="Arial" w:cs="Arial"/>
          <w:sz w:val="22"/>
          <w:szCs w:val="22"/>
        </w:rPr>
        <w:instrText xml:space="preserve"> ADDIN ZOTERO_ITEM CSL_CITATION {"citationID":"CrmW5pLX","properties":{"formattedCitation":"\\super 27\\nosupersub{}","plainCitation":"27","noteIndex":0},"citationItems":[{"id":1286,"uris":["http://zotero.org/users/10812369/items/UGUBRP68"],"itemData":{"id":1286,"type":"article-journal","abstract":"Background Giant cell arteritis is an age-related vasculitis that mainly affects the aorta and its branches in individuals aged 50 years and older. Current options for diagnosis and treatment are scarce, highlighting the need to better understand its underlying pathogenesis. Genome-wide association studies (GWAS) have emerged as a powerful tool for unravelling the pathogenic mechanisms involved in complex diseases. We aimed to characterise the genetic basis of giant cell arteritis by performing the largest GWAS of this vasculitis to date and to assess the functional consequences and clinical implications of identified risk loci.","container-title":"The Lancet Rheumatology","DOI":"10.1016/S2665-9913(24)00064-X","ISSN":"26659913","issue":"6","journalAbbreviation":"The Lancet Rheumatology","language":"en","page":"e374-e383","source":"DOI.org (Crossref)","title":"Risk loci involved in giant cell arteritis susceptibility: a genome-wide association study","title-short":"Risk loci involved in giant cell arteritis susceptibility","volume":"6","author":[{"family":"Borrego-Yaniz","given":"Gonzalo"},{"family":"Ortiz-Fernández","given":"Lourdes"},{"family":"Madrid-Paredes","given":"Adela"},{"family":"Kerick","given":"Martin"},{"family":"Hernández-Rodríguez","given":"José"},{"family":"Mackie","given":"Sarah L"},{"family":"Vaglio","given":"Augusto"},{"family":"Castañeda","given":"Santos"},{"family":"Solans","given":"Roser"},{"family":"Mestre-Torres","given":"Jaume"},{"family":"Khalidi","given":"Nader"},{"family":"Langford","given":"Carol A"},{"family":"Ytterberg","given":"Steven"},{"family":"Beretta","given":"Lorenzo"},{"family":"Govoni","given":"Marcello"},{"family":"Emmi","given":"Giacomo"},{"family":"Cimmino","given":"Marco A"},{"family":"Witte","given":"Torsten"},{"family":"Neumann","given":"Thomas"},{"family":"Holle","given":"Julia"},{"family":"Schönau","given":"Verena"},{"family":"Pugnet","given":"Gregory"},{"family":"Papo","given":"Thomas"},{"family":"Haroche","given":"Julien"},{"family":"Mahr","given":"Alfred"},{"family":"Mouthon","given":"Luc"},{"family":"Molberg","given":"Øyvind"},{"family":"Diamantopoulos","given":"Andreas P"},{"family":"Voskuyl","given":"Alexandre"},{"family":"Daikeler","given":"Thomas"},{"family":"Berger","given":"Christoph T"},{"family":"Molloy","given":"Eamonn S"},{"family":"Blockmans","given":"Daniel"},{"family":"Van Sleen","given":"Yannick"},{"family":"Iles","given":"Mark"},{"family":"Sorensen","given":"Louise"},{"family":"Luqmani","given":"Raashid"},{"family":"Reynolds","given":"Gary"},{"family":"Bukhari","given":"Marwan"},{"family":"Bhagat","given":"Shweta"},{"family":"Ortego-Centeno","given":"Norberto"},{"family":"Brouwer","given":"Elisabeth"},{"family":"Lamprecht","given":"Peter"},{"family":"Klapa","given":"Sebastian"},{"family":"Salvarani","given":"Carlo"},{"family":"Merkel","given":"Peter A"},{"family":"Cid","given":"María C"},{"family":"González-Gay","given":"Miguel A"},{"family":"Morgan","given":"Ann W"},{"family":"Martin","given":"Javier"},{"family":"Márquez","given":"Ana"},{"family":"Callejas","given":"José Luis"},{"family":"Caminal-Montero","given":"Luis"},{"family":"Corbera-Bellalta","given":"Marc"},{"family":"De Miguel","given":"Eugenio"},{"family":"Díaz-López","given":"J. Bernardino"},{"family":"García-Villanueva","given":"María Jesús"},{"family":"Gómez-Vaquero","given":"Carmen"},{"family":"Guijarro-Rojas","given":"Mercedes"},{"family":"Hidalgo-Conde","given":"Ana"},{"family":"Marí-Alfonso","given":"Begoña"},{"family":"Martínez-Berriochoa","given":"Agustín"},{"family":"Morado","given":"Inmaculada C."},{"family":"Narváez","given":"Javier"},{"family":"Ramentol-Sintas","given":"Marc"},{"family":"Martínez-Zapico","given":"Aleida"},{"family":"Martínez-Taboada","given":"Víctor Manuel"},{"family":"Miranda-Filloy","given":"José A."},{"family":"Monfort","given":"Jordi"},{"family":"Pérez-Conesa","given":"Mercedes"},{"family":"Prieto-González","given":"Sergio"},{"family":"Raya","given":"Enrique"},{"family":"Ríos-Fenández","given":"Raquel"},{"family":"Sánchez-Martín","given":"Julio"},{"family":"Sopeña","given":"Bernardo"},{"family":"Tío","given":"Laura"},{"family":"Unzurrunzaga","given":"Ainhoa"},{"family":"Wordsworth","given":"Oliver"},{"family":"Whitwell","given":"Isobel"},{"family":"Brock","given":"Jessica"},{"family":"Douglas","given":"Victoria"},{"family":"Hettiarachchi","given":"Chamila"},{"family":"Bartholomew","given":"Jacqui"},{"family":"Jarrett","given":"Stephen"},{"family":"Smithson","given":"Gayle"},{"family":"Green","given":"Michael"},{"family":"Brown","given":"Pearl Clark"},{"family":"Lawson","given":"Cathy"},{"family":"Gordon","given":"Esther"},{"family":"Lane","given":"Suzanne"},{"family":"Francis","given":"Rebecca"},{"family":"Dasgupta","given":"Bhaskar"},{"family":"Masunda","given":"Bridgett"},{"family":"Calver","given":"Jo"},{"family":"Patel","given":"Yusuf"},{"family":"Thompson","given":"Charlotte"},{"family":"Gregory","given":"Louise"},{"family":"Levy","given":"Sarah"},{"family":"Menon","given":"Ajit"},{"family":"Thompson","given":"Amy"},{"family":"Dyche","given":"Lisa"},{"family":"Martin","given":"Michael"},{"family":"Li","given":"Charles"},{"family":"Laxminarayan","given":"Ramasharan"},{"family":"Wilcox","given":"Louise"},{"family":"De Guzman","given":"Ralph"},{"family":"Isaacs","given":"John"},{"family":"Lorenzi","given":"Alice"},{"family":"Farley","given":"Ross"},{"family":"Hinchcliffe-Hume","given":"Helain"},{"family":"Bejarano","given":"Victoria"},{"family":"Hope","given":"Susan"},{"family":"Nandi","given":"Pradip"},{"family":"Stockham","given":"Lynne"},{"family":"Wilde","given":"Catherine"},{"family":"Durrant","given":"Donna"},{"family":"Lloyd","given":"Mark"},{"family":"Ye","given":"Chee-Seng"},{"family":"Stevens","given":"Rob"},{"family":"Jilani","given":"Amjad"},{"family":"Collins","given":"David"},{"family":"Pegler","given":"Suzannah"},{"family":"Rivett","given":"Ali"},{"family":"Price","given":"Liz"},{"family":"McHugh","given":"Neil"},{"family":"Skeoch","given":"Sarah"},{"family":"O'Kane","given":"Diana"},{"family":"Kirkwood","given":"Sue"},{"family":"Vadivelu","given":"Saravanan"},{"family":"Pugmire","given":"Susan"},{"family":"Sultan","given":"Shabina"},{"family":"Dooks","given":"Emma"},{"family":"Armstrong","given":"Lisa"},{"family":"Sadik","given":"Hala"},{"family":"Nandagudi","given":"Anupama"},{"family":"Abioye","given":"Tolu"},{"family":"Ramos","given":"Angelo"},{"family":"Gumus","given":"Steph"},{"family":"Sofat","given":"Nidhi"},{"family":"Harrison","given":"Abiola"},{"family":"Seward","given":"Abi"},{"family":"Mollan","given":"Susan"},{"family":"Rahan","given":"Ray"},{"family":"Hawkins","given":"Helen"},{"family":"Emsley","given":"Hedley"},{"family":"Bhargava","given":"Anna"},{"family":"Fleming","given":"Vicki"},{"family":"Hare","given":"Marianne"},{"family":"Raj","given":"Sonia"},{"family":"George","given":"Emmanuel"},{"family":"Allen","given":"Nicola"},{"family":"Hunter","given":"Karl"},{"family":"O'Sullivan","given":"Eoin"},{"family":"Bird","given":"Georgina"},{"family":"Magliano","given":"Malgorzata"},{"family":"Manzo","given":"Katarina"},{"family":"Sanghera","given":"Bobbie"},{"family":"Hutchinson","given":"David"},{"family":"Hammonds","given":"Fiona"},{"family":"Sharma","given":"Poonam"},{"family":"Cooper","given":"Richard"},{"family":"McLintock","given":"Graeme"},{"family":"Al-Saffar","given":"Zaid S."},{"family":"Green","given":"Mike"},{"family":"Elliott","given":"Kerry"},{"family":"Neale","given":"Tania"},{"family":"Mallinson","given":"Janine"},{"family":"Lanyon","given":"Peter"},{"family":"Pradere","given":"Marie-Josephe"},{"family":"Jordan","given":"Natasha"},{"family":"Htut","given":"Ei Phyu"},{"family":"Mushapaidzi","given":"Thelma"},{"family":"Abercrombie","given":"Donna"},{"family":"Wright","given":"Sam"},{"family":"Rowlands","given":"Jane"},{"family":"Mukhtyar","given":"Chetan"},{"family":"Kennedy","given":"James"},{"family":"Makkuni","given":"Damodar"},{"family":"Wilhelmsen","given":"Elva"},{"family":"Kouroupis","given":"Michael"},{"family":"John","given":"Lily"},{"family":"Hughes","given":"Rod"},{"family":"Walsh","given":"Margaret"},{"family":"Buckley","given":"Marie"},{"family":"Mackay","given":"Kirsten"},{"family":"Camden-Woodley","given":"Tracey"},{"family":"Redome","given":"Joan"},{"family":"Pearce","given":"Kirsty"},{"family":"Marianayagam","given":"Thiraupathy"},{"family":"Cruz","given":"Carina"},{"family":"Warner","given":"Elizabeth"},{"family":"Atchia","given":"Ishmael"},{"family":"Walker","given":"Claire"},{"family":"Black","given":"Karen"},{"family":"Duffy","given":"Stacey"},{"family":"Fothergill","given":"Lynda"},{"family":"Jefferey","given":"Rebecca"},{"family":"Toomey","given":"Jackie"},{"family":"Rhys-Dillon","given":"Ceril"},{"family":"Pothecary","given":"Carla"},{"family":"Green","given":"Lauren"},{"family":"Toms","given":"Tracey"},{"family":"Maher","given":"Linda"},{"family":"Davis","given":"Diana"},{"family":"Sayan","given":"Amrinder"},{"family":"Thankachen","given":"Mini"},{"family":"Abusalameh","given":"Mahdi"},{"family":"Record","given":"Jessica"},{"family":"Khan","given":"Asad"},{"family":"Stafford","given":"Sam"},{"family":"Hussein","given":"Azza"},{"family":"Williams","given":"Clare"},{"family":"Fletcher","given":"Alison"},{"family":"Johson","given":"Laura"},{"family":"Burnett","given":"Richard"},{"family":"Moots","given":"Robert"},{"family":"Frankland","given":"Helen"},{"family":"Dale","given":"James"},{"family":"Black","given":"Karen"},{"family":"Moar","given":"Kirsten"},{"family":"Hollas","given":"Carol"},{"family":"Parker","given":"Ben"},{"family":"Ridings","given":"Derek"},{"family":"Eapen","given":"Sandhya"},{"family":"John","given":"Sindhu"},{"family":"Robson","given":"Jo"},{"family":"Guthrie","given":"Lucy Belle"},{"family":"Fyfe","given":"Rose"},{"family":"Tait","given":"Moira"},{"family":"Marks","given":"Jonathan"},{"family":"Gunter","given":"Emma"},{"family":"Hernandez","given":"Rochelle"},{"family":"Bhat","given":"Smita"},{"family":"Johnston","given":"Paul"},{"family":"Khurshid","given":"Muhammad"},{"family":"Barclay","given":"Charlotte"},{"family":"Kapur","given":"Deepti"},{"family":"Jeffrey","given":"Helen"},{"family":"Hughes","given":"Anna"},{"family":"Slack","given":"Lauren"},{"family":"Thomas","given":"Eleri"},{"family":"Royon","given":"Anna"},{"family":"Hall","given":"Angela"},{"family":"King","given":"Jon"},{"family":"Nyathi","given":"Sindi"},{"family":"Morris","given":"Vanessa"},{"family":"Castelino","given":"Madhura"},{"family":"Hawkins","given":"Ellie"},{"family":"Tomson","given":"Linda"},{"family":"Singh","given":"Animesh"},{"family":"Nunag","given":"Annalyn"},{"family":"O'Connor","given":"Stella"},{"family":"Rushby","given":"Nathan"},{"family":"Hewitson","given":"Nicola"},{"family":"O'Sunmboye","given":"Kenny"},{"family":"Lewszuk","given":"Adam"},{"family":"Boyles","given":"Louise"},{"family":"Perry","given":"Martin"},{"family":"Williams","given":"Emma"},{"family":"Graver","given":"Christine"},{"family":"Defever","given":"Emmanuel"},{"family":"Kamanth","given":"Sanjeet"},{"family":"Kay","given":"Dominic"},{"family":"Ogor","given":"Joe"},{"family":"Winter","given":"Louise"},{"family":"Horton","given":"Sarah"},{"family":"Welch","given":"Gillian"},{"family":"Hollinshead","given":"Kath"},{"family":"Peters","given":"James"},{"family":"Labao","given":"Julius"},{"family":"Dmello","given":"Andrea"},{"family":"Dawson","given":"Julie"},{"family":"Graham","given":"Denise"},{"family":"De Lord","given":"Denise"},{"family":"Deery","given":"Jo"},{"family":"Hazelton","given":"Tracy"},{"family":"Carette","given":"Simon"},{"family":"Chung","given":"Sharon"},{"family":"Cuthbertson","given":"David"},{"family":"Forbess","given":"Lindsy J."},{"family":"Gewurz-Singer","given":"Ora"},{"family":"Hoffman","given":"Gary S."},{"family":"Koening","given":"Curry L."},{"family":"Maksimowicz-McKinnon","given":"Kathleen M."},{"family":"McAlear","given":"Carol A."},{"family":"Moreland","given":"Larry W."},{"family":"Pagnoux","given":"Christian"},{"family":"Seo","given":"Philip"},{"family":"Specks","given":"Ulrich"},{"family":"Spiera","given":"Robert F."},{"family":"Sreih","given":"Antoine"},{"family":"Warrington","given":"Kenneth J."},{"family":"Monach","given":"Paul A."},{"family":"Weisman","given":"Michael"}],"issued":{"date-parts":[["2024",6]]}}}],"schema":"https://github.com/citation-style-language/schema/raw/master/csl-citation.json"} </w:instrText>
      </w:r>
      <w:r w:rsidR="007946C4">
        <w:rPr>
          <w:rFonts w:ascii="Arial" w:hAnsi="Arial" w:cs="Arial"/>
          <w:sz w:val="22"/>
          <w:szCs w:val="22"/>
        </w:rPr>
        <w:fldChar w:fldCharType="separate"/>
      </w:r>
      <w:r w:rsidR="007946C4" w:rsidRPr="007946C4">
        <w:rPr>
          <w:rFonts w:ascii="Arial" w:hAnsi="Arial" w:cs="Arial"/>
          <w:kern w:val="0"/>
          <w:sz w:val="22"/>
          <w:vertAlign w:val="superscript"/>
        </w:rPr>
        <w:t>27</w:t>
      </w:r>
      <w:r w:rsidR="007946C4">
        <w:rPr>
          <w:rFonts w:ascii="Arial" w:hAnsi="Arial" w:cs="Arial"/>
          <w:sz w:val="22"/>
          <w:szCs w:val="22"/>
        </w:rPr>
        <w:fldChar w:fldCharType="end"/>
      </w:r>
      <w:r w:rsidRPr="00DD3C83">
        <w:rPr>
          <w:rFonts w:ascii="Arial" w:hAnsi="Arial" w:cs="Arial"/>
          <w:sz w:val="22"/>
          <w:szCs w:val="22"/>
        </w:rPr>
        <w:t>.</w:t>
      </w:r>
      <w:r>
        <w:rPr>
          <w:rFonts w:ascii="Arial" w:hAnsi="Arial" w:cs="Arial"/>
          <w:sz w:val="22"/>
          <w:szCs w:val="22"/>
        </w:rPr>
        <w:t xml:space="preserve"> </w:t>
      </w:r>
      <w:r w:rsidRPr="00EC438A">
        <w:rPr>
          <w:rFonts w:ascii="Arial" w:hAnsi="Arial" w:cs="Arial"/>
          <w:sz w:val="22"/>
          <w:szCs w:val="22"/>
          <w:u w:val="single"/>
        </w:rPr>
        <w:t>Given these findings, I have outlined a proposed mechanism of medin as a driving autoantigen in GCA (Fig 2C-F).</w:t>
      </w:r>
    </w:p>
    <w:p w14:paraId="78737F1F" w14:textId="77777777" w:rsidR="00A16AB3" w:rsidRDefault="00A16AB3" w:rsidP="00A16AB3">
      <w:pPr>
        <w:pBdr>
          <w:bottom w:val="single" w:sz="6" w:space="1" w:color="auto"/>
        </w:pBdr>
        <w:rPr>
          <w:rFonts w:ascii="Arial" w:hAnsi="Arial" w:cs="Arial"/>
          <w:b/>
          <w:bCs/>
          <w:sz w:val="22"/>
          <w:szCs w:val="22"/>
        </w:rPr>
      </w:pPr>
    </w:p>
    <w:p w14:paraId="01E0C58C" w14:textId="77777777" w:rsidR="00A16AB3" w:rsidRDefault="00A16AB3" w:rsidP="00A16AB3">
      <w:pPr>
        <w:pBdr>
          <w:bottom w:val="single" w:sz="6" w:space="1" w:color="auto"/>
        </w:pBdr>
        <w:rPr>
          <w:rFonts w:ascii="Arial" w:hAnsi="Arial" w:cs="Arial"/>
          <w:b/>
          <w:bCs/>
          <w:sz w:val="22"/>
          <w:szCs w:val="22"/>
        </w:rPr>
      </w:pPr>
    </w:p>
    <w:p w14:paraId="270733F3" w14:textId="77777777" w:rsidR="00A16AB3" w:rsidRDefault="00A16AB3" w:rsidP="00A16AB3">
      <w:pPr>
        <w:pBdr>
          <w:bottom w:val="single" w:sz="6" w:space="1" w:color="auto"/>
        </w:pBdr>
        <w:rPr>
          <w:rFonts w:ascii="Arial" w:hAnsi="Arial" w:cs="Arial"/>
          <w:b/>
          <w:bCs/>
          <w:sz w:val="22"/>
          <w:szCs w:val="22"/>
        </w:rPr>
      </w:pPr>
    </w:p>
    <w:p w14:paraId="5A60AB93" w14:textId="77777777" w:rsidR="00A16AB3" w:rsidRDefault="00A16AB3" w:rsidP="00A16AB3">
      <w:pPr>
        <w:pBdr>
          <w:bottom w:val="single" w:sz="6" w:space="1" w:color="auto"/>
        </w:pBdr>
        <w:rPr>
          <w:rFonts w:ascii="Arial" w:hAnsi="Arial" w:cs="Arial"/>
          <w:b/>
          <w:bCs/>
          <w:sz w:val="22"/>
          <w:szCs w:val="22"/>
        </w:rPr>
      </w:pPr>
    </w:p>
    <w:p w14:paraId="49A2FD05" w14:textId="77777777" w:rsidR="00A16AB3" w:rsidRDefault="00A16AB3" w:rsidP="00A16AB3">
      <w:pPr>
        <w:pBdr>
          <w:bottom w:val="single" w:sz="6" w:space="1" w:color="auto"/>
        </w:pBdr>
        <w:rPr>
          <w:rFonts w:ascii="Arial" w:hAnsi="Arial" w:cs="Arial"/>
          <w:b/>
          <w:bCs/>
          <w:sz w:val="22"/>
          <w:szCs w:val="22"/>
        </w:rPr>
      </w:pPr>
    </w:p>
    <w:p w14:paraId="0CD181C2" w14:textId="77777777" w:rsidR="00A16AB3" w:rsidRDefault="00A16AB3" w:rsidP="00A16AB3">
      <w:pPr>
        <w:pBdr>
          <w:bottom w:val="single" w:sz="6" w:space="1" w:color="auto"/>
        </w:pBdr>
        <w:rPr>
          <w:rFonts w:ascii="Arial" w:hAnsi="Arial" w:cs="Arial"/>
          <w:b/>
          <w:bCs/>
          <w:sz w:val="22"/>
          <w:szCs w:val="22"/>
        </w:rPr>
      </w:pPr>
      <w:r w:rsidRPr="00F32498">
        <w:rPr>
          <w:rFonts w:ascii="Arial" w:hAnsi="Arial" w:cs="Arial"/>
          <w:b/>
          <w:bCs/>
          <w:sz w:val="22"/>
          <w:szCs w:val="22"/>
        </w:rPr>
        <w:lastRenderedPageBreak/>
        <w:t>2. INNOVATION</w:t>
      </w:r>
      <w:r w:rsidRPr="00F32498">
        <w:rPr>
          <w:rFonts w:ascii="Arial" w:hAnsi="Arial" w:cs="Arial"/>
          <w:b/>
          <w:bCs/>
          <w:sz w:val="22"/>
          <w:szCs w:val="22"/>
        </w:rPr>
        <w:tab/>
        <w:t xml:space="preserve"> </w:t>
      </w:r>
    </w:p>
    <w:p w14:paraId="5C6BBA41" w14:textId="77777777" w:rsidR="00A16AB3" w:rsidRDefault="00A16AB3" w:rsidP="00A16AB3">
      <w:pPr>
        <w:rPr>
          <w:rFonts w:ascii="Arial" w:hAnsi="Arial" w:cs="Arial"/>
          <w:sz w:val="22"/>
          <w:szCs w:val="22"/>
        </w:rPr>
      </w:pPr>
      <w:r w:rsidRPr="00F32498">
        <w:rPr>
          <w:rFonts w:ascii="Arial" w:hAnsi="Arial" w:cs="Arial"/>
          <w:sz w:val="22"/>
          <w:szCs w:val="22"/>
        </w:rPr>
        <w:t xml:space="preserve">This project validates and characterizes a novel autoimmune target in GCA, a devastating disease with no known antigenic trigger. Using PhIP-seq, a powerful high-throughput technology, to screen for autoantibodies across the entire proteome in a large cohort of vasculitis patients, I have demonstrated that anti-medin autoantibodies are highly specific to GCA patients, even across over 60,000 samples that have been run </w:t>
      </w:r>
      <w:r w:rsidRPr="00F32498">
        <w:rPr>
          <w:rFonts w:ascii="Arial" w:hAnsi="Arial" w:cs="Arial"/>
          <w:noProof/>
          <w:sz w:val="22"/>
          <w:szCs w:val="22"/>
        </w:rPr>
        <w:drawing>
          <wp:anchor distT="0" distB="0" distL="114300" distR="114300" simplePos="0" relativeHeight="251660288" behindDoc="0" locked="0" layoutInCell="1" allowOverlap="1" wp14:anchorId="71D89966" wp14:editId="1D81BF77">
            <wp:simplePos x="0" y="0"/>
            <wp:positionH relativeFrom="column">
              <wp:posOffset>3810</wp:posOffset>
            </wp:positionH>
            <wp:positionV relativeFrom="paragraph">
              <wp:posOffset>360</wp:posOffset>
            </wp:positionV>
            <wp:extent cx="4458970" cy="4283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chanism_WIP-v3.pdf"/>
                    <pic:cNvPicPr/>
                  </pic:nvPicPr>
                  <pic:blipFill rotWithShape="1">
                    <a:blip r:embed="rId5">
                      <a:extLst>
                        <a:ext uri="{28A0092B-C50C-407E-A947-70E740481C1C}">
                          <a14:useLocalDpi xmlns:a14="http://schemas.microsoft.com/office/drawing/2010/main" val="0"/>
                        </a:ext>
                      </a:extLst>
                    </a:blip>
                    <a:srcRect l="1433" t="2390" r="4211"/>
                    <a:stretch/>
                  </pic:blipFill>
                  <pic:spPr bwMode="auto">
                    <a:xfrm>
                      <a:off x="0" y="0"/>
                      <a:ext cx="4458970" cy="428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2498">
        <w:rPr>
          <w:rFonts w:ascii="Arial" w:hAnsi="Arial" w:cs="Arial"/>
          <w:sz w:val="22"/>
          <w:szCs w:val="22"/>
        </w:rPr>
        <w:t xml:space="preserve">through PhIP-seq in the DeRisi Lab. My project expands on this by profiling anti-medin autoantibodies using PhIP-seq and ELISA in over 500 GCA patients. I not only profile anti-medin autoantibodies in the serum of patients, but profile medin amyloid aggregates in their relation to immune infiltrates within patient tissue using immunofluorescence, providing a comprehensive view of this novel autoimmune target in GCA pathophysiology. </w:t>
      </w:r>
      <w:r>
        <w:rPr>
          <w:rFonts w:ascii="Arial" w:hAnsi="Arial" w:cs="Arial"/>
          <w:sz w:val="22"/>
          <w:szCs w:val="22"/>
        </w:rPr>
        <w:softHyphen/>
      </w:r>
      <w:r>
        <w:rPr>
          <w:rFonts w:ascii="Arial" w:hAnsi="Arial" w:cs="Arial"/>
          <w:sz w:val="22"/>
          <w:szCs w:val="22"/>
        </w:rPr>
        <w:softHyphen/>
      </w:r>
    </w:p>
    <w:p w14:paraId="2BD53418" w14:textId="77777777" w:rsidR="00A16AB3" w:rsidRDefault="00A16AB3" w:rsidP="00A16AB3">
      <w:pPr>
        <w:rPr>
          <w:rFonts w:ascii="Arial" w:hAnsi="Arial" w:cs="Arial"/>
          <w:sz w:val="22"/>
          <w:szCs w:val="22"/>
        </w:rPr>
      </w:pPr>
    </w:p>
    <w:p w14:paraId="2D3C4673" w14:textId="77777777" w:rsidR="00A16AB3" w:rsidRDefault="00A16AB3" w:rsidP="00A16AB3">
      <w:pPr>
        <w:pBdr>
          <w:bottom w:val="single" w:sz="6" w:space="1" w:color="auto"/>
        </w:pBdr>
        <w:rPr>
          <w:rFonts w:ascii="Arial" w:hAnsi="Arial" w:cs="Arial"/>
          <w:b/>
          <w:bCs/>
          <w:iCs/>
          <w:sz w:val="22"/>
          <w:szCs w:val="22"/>
        </w:rPr>
      </w:pPr>
      <w:r w:rsidRPr="00F32498">
        <w:rPr>
          <w:rFonts w:ascii="Arial" w:hAnsi="Arial" w:cs="Arial"/>
          <w:b/>
          <w:bCs/>
          <w:iCs/>
          <w:sz w:val="22"/>
          <w:szCs w:val="22"/>
        </w:rPr>
        <w:t>3. APPROACH</w:t>
      </w:r>
    </w:p>
    <w:p w14:paraId="7C67796C"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Aim 1: Validate and </w:t>
      </w:r>
      <w:r w:rsidRPr="007946C4">
        <w:rPr>
          <w:rFonts w:ascii="Arial" w:hAnsi="Arial" w:cs="Arial"/>
          <w:b/>
          <w:bCs/>
          <w:sz w:val="22"/>
          <w:szCs w:val="22"/>
        </w:rPr>
        <w:t>characterize</w:t>
      </w:r>
      <w:r w:rsidRPr="00F32498">
        <w:rPr>
          <w:rFonts w:ascii="Arial" w:hAnsi="Arial" w:cs="Arial"/>
          <w:b/>
          <w:bCs/>
          <w:sz w:val="22"/>
          <w:szCs w:val="22"/>
        </w:rPr>
        <w:t xml:space="preserve"> the seropositivity of GCA patients to medin in an expanded cohort using orthogonal assays.</w:t>
      </w:r>
    </w:p>
    <w:p w14:paraId="28AA27A9" w14:textId="77777777" w:rsidR="00A16AB3" w:rsidRDefault="00A16AB3" w:rsidP="00A16AB3">
      <w:pPr>
        <w:rPr>
          <w:rFonts w:ascii="Arial" w:hAnsi="Arial" w:cs="Arial"/>
          <w:iCs/>
          <w:sz w:val="22"/>
          <w:szCs w:val="22"/>
        </w:rPr>
      </w:pPr>
      <w:r w:rsidRPr="00EC438A">
        <w:rPr>
          <w:rFonts w:ascii="Arial" w:hAnsi="Arial" w:cs="Arial"/>
          <w:i/>
          <w:sz w:val="22"/>
          <w:szCs w:val="22"/>
        </w:rPr>
        <w:t>Rationale:</w:t>
      </w:r>
      <w:r w:rsidRPr="00F32498">
        <w:rPr>
          <w:rFonts w:ascii="Arial" w:hAnsi="Arial" w:cs="Arial"/>
          <w:sz w:val="22"/>
          <w:szCs w:val="22"/>
        </w:rPr>
        <w:t xml:space="preserve"> I discovered that a subset of patients with GCA produce </w:t>
      </w:r>
      <w:r>
        <w:rPr>
          <w:rFonts w:ascii="Arial" w:hAnsi="Arial" w:cs="Arial"/>
          <w:sz w:val="22"/>
          <w:szCs w:val="22"/>
        </w:rPr>
        <w:t>anti-medin autoantibodies</w:t>
      </w:r>
      <w:r w:rsidRPr="00EC438A">
        <w:rPr>
          <w:rFonts w:ascii="Arial" w:hAnsi="Arial" w:cs="Arial"/>
          <w:sz w:val="22"/>
          <w:szCs w:val="22"/>
        </w:rPr>
        <w:t xml:space="preserve">. </w:t>
      </w:r>
      <w:r w:rsidRPr="00EC438A">
        <w:rPr>
          <w:rFonts w:ascii="Arial" w:hAnsi="Arial" w:cs="Arial"/>
          <w:sz w:val="22"/>
          <w:szCs w:val="22"/>
          <w:u w:val="single"/>
        </w:rPr>
        <w:t>To validate this finding, I am both expanding my cohort to over 500 patients and incorporating ELISAs as an orthogonal assay</w:t>
      </w:r>
      <w:r w:rsidRPr="00F32498">
        <w:rPr>
          <w:rFonts w:ascii="Arial" w:hAnsi="Arial" w:cs="Arial"/>
          <w:sz w:val="22"/>
          <w:szCs w:val="22"/>
        </w:rPr>
        <w:t xml:space="preserve">. The motivation </w:t>
      </w:r>
      <w:r>
        <w:rPr>
          <w:rFonts w:ascii="Arial" w:hAnsi="Arial" w:cs="Arial"/>
          <w:sz w:val="22"/>
          <w:szCs w:val="22"/>
        </w:rPr>
        <w:t>derives from the fact</w:t>
      </w:r>
      <w:r w:rsidRPr="00F32498">
        <w:rPr>
          <w:rFonts w:ascii="Arial" w:hAnsi="Arial" w:cs="Arial"/>
          <w:sz w:val="22"/>
          <w:szCs w:val="22"/>
        </w:rPr>
        <w:t xml:space="preserve"> that PhIP-seq detects linear autoantigens but does not assess antibodies binding fully folded proteins in their native conformation. This may be especially important in amyloid proteins, which have highly ordered aggregate structures. </w:t>
      </w:r>
      <w:r w:rsidRPr="00EC438A">
        <w:rPr>
          <w:rFonts w:ascii="Arial" w:hAnsi="Arial" w:cs="Arial"/>
          <w:sz w:val="22"/>
          <w:szCs w:val="22"/>
          <w:u w:val="single"/>
        </w:rPr>
        <w:t>Thus, PhIP-seq likely underestimates the prevalence of anti-medin autoantibodies in GCA</w:t>
      </w:r>
      <w:r w:rsidRPr="00F32498">
        <w:rPr>
          <w:rFonts w:ascii="Arial" w:hAnsi="Arial" w:cs="Arial"/>
          <w:sz w:val="22"/>
          <w:szCs w:val="22"/>
        </w:rPr>
        <w:t xml:space="preserve">. Furthermore, autoantibodies may exert different biological functions to linear and conformational epitopes, thus it is important to characterize the distribution of linear and conformational antibodies to medin. </w:t>
      </w:r>
      <w:r>
        <w:rPr>
          <w:rFonts w:ascii="Arial" w:hAnsi="Arial" w:cs="Arial"/>
          <w:sz w:val="22"/>
          <w:szCs w:val="22"/>
        </w:rPr>
        <w:t>In recognition of the importance of the epitope specificity of antibodies in their downstream function, I will also characterize the binding epitopes within medin in seropositive GCA patients.</w:t>
      </w:r>
    </w:p>
    <w:p w14:paraId="22C048F3" w14:textId="77777777" w:rsidR="00A16AB3" w:rsidRPr="00EC438A" w:rsidRDefault="00A16AB3" w:rsidP="00A16AB3">
      <w:pPr>
        <w:rPr>
          <w:rFonts w:ascii="Arial" w:hAnsi="Arial" w:cs="Arial"/>
          <w:iCs/>
          <w:sz w:val="22"/>
          <w:szCs w:val="22"/>
        </w:rPr>
      </w:pPr>
    </w:p>
    <w:p w14:paraId="692517B1" w14:textId="4F0ACDDF" w:rsidR="007946C4" w:rsidRDefault="00A16AB3" w:rsidP="00A16AB3">
      <w:pPr>
        <w:rPr>
          <w:rFonts w:ascii="Arial" w:hAnsi="Arial" w:cs="Arial"/>
          <w:sz w:val="22"/>
          <w:szCs w:val="22"/>
        </w:rPr>
      </w:pPr>
      <w:r w:rsidRPr="00EC438A">
        <w:rPr>
          <w:rFonts w:ascii="Arial" w:hAnsi="Arial" w:cs="Arial"/>
          <w:noProof/>
          <w:sz w:val="22"/>
          <w:szCs w:val="22"/>
        </w:rPr>
        <w:drawing>
          <wp:anchor distT="0" distB="0" distL="114300" distR="114300" simplePos="0" relativeHeight="251659264" behindDoc="0" locked="0" layoutInCell="1" allowOverlap="1" wp14:anchorId="159AF0CE" wp14:editId="7414C7A1">
            <wp:simplePos x="0" y="0"/>
            <wp:positionH relativeFrom="column">
              <wp:posOffset>2640785</wp:posOffset>
            </wp:positionH>
            <wp:positionV relativeFrom="paragraph">
              <wp:posOffset>63159</wp:posOffset>
            </wp:positionV>
            <wp:extent cx="4244340" cy="655955"/>
            <wp:effectExtent l="0" t="0" r="0" b="4445"/>
            <wp:wrapSquare wrapText="bothSides"/>
            <wp:docPr id="28957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7812" name="Picture 289577812"/>
                    <pic:cNvPicPr/>
                  </pic:nvPicPr>
                  <pic:blipFill rotWithShape="1">
                    <a:blip r:embed="rId6">
                      <a:extLst>
                        <a:ext uri="{28A0092B-C50C-407E-A947-70E740481C1C}">
                          <a14:useLocalDpi xmlns:a14="http://schemas.microsoft.com/office/drawing/2010/main" val="0"/>
                        </a:ext>
                      </a:extLst>
                    </a:blip>
                    <a:srcRect l="5982" t="7084" r="19662" b="78023"/>
                    <a:stretch/>
                  </pic:blipFill>
                  <pic:spPr bwMode="auto">
                    <a:xfrm>
                      <a:off x="0" y="0"/>
                      <a:ext cx="4244340"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38A">
        <w:rPr>
          <w:rFonts w:ascii="Arial" w:hAnsi="Arial" w:cs="Arial"/>
          <w:i/>
          <w:iCs/>
          <w:sz w:val="22"/>
          <w:szCs w:val="22"/>
        </w:rPr>
        <w:t>Patient Samples:</w:t>
      </w:r>
      <w:r w:rsidRPr="00EC438A">
        <w:rPr>
          <w:rFonts w:ascii="Arial" w:hAnsi="Arial" w:cs="Arial"/>
          <w:sz w:val="22"/>
          <w:szCs w:val="22"/>
        </w:rPr>
        <w:t xml:space="preserve"> </w:t>
      </w:r>
      <w:r w:rsidRPr="00F32498">
        <w:rPr>
          <w:rFonts w:ascii="Arial" w:hAnsi="Arial" w:cs="Arial"/>
          <w:sz w:val="22"/>
          <w:szCs w:val="22"/>
        </w:rPr>
        <w:t xml:space="preserve">I will be using serum samples from multiple collaborative cohorts, as outlined in </w:t>
      </w:r>
      <w:r w:rsidRPr="00F32498">
        <w:rPr>
          <w:rFonts w:ascii="Arial" w:hAnsi="Arial" w:cs="Arial"/>
          <w:b/>
          <w:bCs/>
          <w:sz w:val="22"/>
          <w:szCs w:val="22"/>
        </w:rPr>
        <w:t>Table 1</w:t>
      </w:r>
      <w:r w:rsidRPr="00F32498">
        <w:rPr>
          <w:rFonts w:ascii="Arial" w:hAnsi="Arial" w:cs="Arial"/>
          <w:sz w:val="22"/>
          <w:szCs w:val="22"/>
        </w:rPr>
        <w:t xml:space="preserve">. In my preliminary work, I established a collaboration with the VCRC to develop my </w:t>
      </w:r>
      <w:r w:rsidRPr="00F32498">
        <w:rPr>
          <w:rFonts w:ascii="Arial" w:hAnsi="Arial" w:cs="Arial"/>
          <w:b/>
          <w:bCs/>
          <w:sz w:val="22"/>
          <w:szCs w:val="22"/>
        </w:rPr>
        <w:t>Discovery Cohort</w:t>
      </w:r>
      <w:r w:rsidRPr="00F32498">
        <w:rPr>
          <w:rFonts w:ascii="Arial" w:hAnsi="Arial" w:cs="Arial"/>
          <w:sz w:val="22"/>
          <w:szCs w:val="22"/>
        </w:rPr>
        <w:t xml:space="preserve"> from their large, multi-institutional biobank of well-annotated patient samples. This cohort was designed to discover autoantibodies that were unique to autoimmune vasculitis subtypes and consisted of patients with six different types of vasculitis. To fully validate and explore the anti-medin autoantibodies that were discovered in my preliminary work, the VCRC </w:t>
      </w:r>
      <w:r>
        <w:rPr>
          <w:rFonts w:ascii="Arial" w:hAnsi="Arial" w:cs="Arial"/>
          <w:sz w:val="22"/>
          <w:szCs w:val="22"/>
        </w:rPr>
        <w:t>will provide</w:t>
      </w:r>
      <w:r w:rsidRPr="00F32498">
        <w:rPr>
          <w:rFonts w:ascii="Arial" w:hAnsi="Arial" w:cs="Arial"/>
          <w:sz w:val="22"/>
          <w:szCs w:val="22"/>
        </w:rPr>
        <w:t xml:space="preserve"> </w:t>
      </w:r>
      <w:r w:rsidRPr="00F32498">
        <w:rPr>
          <w:rFonts w:ascii="Arial" w:hAnsi="Arial" w:cs="Arial"/>
          <w:b/>
          <w:bCs/>
          <w:sz w:val="22"/>
          <w:szCs w:val="22"/>
        </w:rPr>
        <w:t>Validation Cohort 1</w:t>
      </w:r>
      <w:r w:rsidRPr="00F32498">
        <w:rPr>
          <w:rFonts w:ascii="Arial" w:hAnsi="Arial" w:cs="Arial"/>
          <w:sz w:val="22"/>
          <w:szCs w:val="22"/>
        </w:rPr>
        <w:t xml:space="preserve">. I also established </w:t>
      </w:r>
      <w:r w:rsidRPr="00F32498">
        <w:rPr>
          <w:rFonts w:ascii="Arial" w:hAnsi="Arial" w:cs="Arial"/>
          <w:b/>
          <w:bCs/>
          <w:sz w:val="22"/>
          <w:szCs w:val="22"/>
        </w:rPr>
        <w:t xml:space="preserve">Validation Cohort 2 </w:t>
      </w:r>
      <w:r w:rsidRPr="00F32498">
        <w:rPr>
          <w:rFonts w:ascii="Arial" w:hAnsi="Arial" w:cs="Arial"/>
          <w:sz w:val="22"/>
          <w:szCs w:val="22"/>
        </w:rPr>
        <w:t>in collaboration with</w:t>
      </w:r>
      <w:r>
        <w:rPr>
          <w:rFonts w:ascii="Arial" w:hAnsi="Arial" w:cs="Arial"/>
          <w:sz w:val="22"/>
          <w:szCs w:val="22"/>
        </w:rPr>
        <w:t xml:space="preserve"> Dr.</w:t>
      </w:r>
      <w:r w:rsidRPr="00F32498">
        <w:rPr>
          <w:rFonts w:ascii="Arial" w:hAnsi="Arial" w:cs="Arial"/>
          <w:sz w:val="22"/>
          <w:szCs w:val="22"/>
        </w:rPr>
        <w:t xml:space="preserve"> Benjamin Terrier of the Universit</w:t>
      </w:r>
      <w:r>
        <w:rPr>
          <w:rFonts w:ascii="Arial" w:hAnsi="Arial" w:cs="Arial"/>
          <w:sz w:val="22"/>
          <w:szCs w:val="22"/>
        </w:rPr>
        <w:t>é</w:t>
      </w:r>
      <w:r w:rsidRPr="00F32498">
        <w:rPr>
          <w:rFonts w:ascii="Arial" w:hAnsi="Arial" w:cs="Arial"/>
          <w:sz w:val="22"/>
          <w:szCs w:val="22"/>
        </w:rPr>
        <w:t xml:space="preserve"> Paris </w:t>
      </w:r>
      <w:proofErr w:type="spellStart"/>
      <w:r w:rsidRPr="00F32498">
        <w:rPr>
          <w:rFonts w:ascii="Arial" w:hAnsi="Arial" w:cs="Arial"/>
          <w:sz w:val="22"/>
          <w:szCs w:val="22"/>
        </w:rPr>
        <w:t>Cit</w:t>
      </w:r>
      <w:r>
        <w:rPr>
          <w:rFonts w:ascii="Arial" w:hAnsi="Arial" w:cs="Arial"/>
          <w:sz w:val="22"/>
          <w:szCs w:val="22"/>
        </w:rPr>
        <w:t>é</w:t>
      </w:r>
      <w:proofErr w:type="spellEnd"/>
      <w:r w:rsidRPr="00F32498">
        <w:rPr>
          <w:rFonts w:ascii="Arial" w:hAnsi="Arial" w:cs="Arial"/>
          <w:sz w:val="22"/>
          <w:szCs w:val="22"/>
        </w:rPr>
        <w:t xml:space="preserve">, to ensure there is no biobank-specific effects. To control for age as a variable in the presence of anti-medin autoantibodies, I </w:t>
      </w:r>
      <w:r>
        <w:rPr>
          <w:rFonts w:ascii="Arial" w:hAnsi="Arial" w:cs="Arial"/>
          <w:sz w:val="22"/>
          <w:szCs w:val="22"/>
        </w:rPr>
        <w:t>obtained</w:t>
      </w:r>
      <w:r w:rsidRPr="00F32498">
        <w:rPr>
          <w:rFonts w:ascii="Arial" w:hAnsi="Arial" w:cs="Arial"/>
          <w:sz w:val="22"/>
          <w:szCs w:val="22"/>
        </w:rPr>
        <w:t xml:space="preserve"> </w:t>
      </w:r>
      <w:r>
        <w:rPr>
          <w:rFonts w:ascii="Arial" w:hAnsi="Arial" w:cs="Arial"/>
          <w:bCs/>
          <w:sz w:val="22"/>
          <w:szCs w:val="22"/>
        </w:rPr>
        <w:t>h</w:t>
      </w:r>
      <w:r w:rsidRPr="006A7DB6">
        <w:rPr>
          <w:rFonts w:ascii="Arial" w:hAnsi="Arial" w:cs="Arial"/>
          <w:bCs/>
          <w:sz w:val="22"/>
          <w:szCs w:val="22"/>
        </w:rPr>
        <w:t xml:space="preserve">ealthy </w:t>
      </w:r>
      <w:r>
        <w:rPr>
          <w:rFonts w:ascii="Arial" w:hAnsi="Arial" w:cs="Arial"/>
          <w:bCs/>
          <w:sz w:val="22"/>
          <w:szCs w:val="22"/>
        </w:rPr>
        <w:t>c</w:t>
      </w:r>
      <w:r w:rsidRPr="006A7DB6">
        <w:rPr>
          <w:rFonts w:ascii="Arial" w:hAnsi="Arial" w:cs="Arial"/>
          <w:bCs/>
          <w:sz w:val="22"/>
          <w:szCs w:val="22"/>
        </w:rPr>
        <w:t>ontrol</w:t>
      </w:r>
      <w:r>
        <w:rPr>
          <w:rFonts w:ascii="Arial" w:hAnsi="Arial" w:cs="Arial"/>
          <w:bCs/>
          <w:sz w:val="22"/>
          <w:szCs w:val="22"/>
        </w:rPr>
        <w:t xml:space="preserve"> sample</w:t>
      </w:r>
      <w:r w:rsidRPr="006A7DB6">
        <w:rPr>
          <w:rFonts w:ascii="Arial" w:hAnsi="Arial" w:cs="Arial"/>
          <w:bCs/>
          <w:sz w:val="22"/>
          <w:szCs w:val="22"/>
        </w:rPr>
        <w:t>s</w:t>
      </w:r>
      <w:r w:rsidRPr="00F32498">
        <w:rPr>
          <w:rFonts w:ascii="Arial" w:hAnsi="Arial" w:cs="Arial"/>
          <w:sz w:val="22"/>
          <w:szCs w:val="22"/>
        </w:rPr>
        <w:t xml:space="preserve"> from </w:t>
      </w:r>
      <w:r>
        <w:rPr>
          <w:rFonts w:ascii="Arial" w:hAnsi="Arial" w:cs="Arial"/>
          <w:sz w:val="22"/>
          <w:szCs w:val="22"/>
        </w:rPr>
        <w:t xml:space="preserve">anonymous </w:t>
      </w:r>
      <w:r w:rsidRPr="00F32498">
        <w:rPr>
          <w:rFonts w:ascii="Arial" w:hAnsi="Arial" w:cs="Arial"/>
          <w:sz w:val="22"/>
          <w:szCs w:val="22"/>
        </w:rPr>
        <w:t xml:space="preserve">blood donors </w:t>
      </w:r>
      <w:r>
        <w:rPr>
          <w:rFonts w:ascii="Arial" w:hAnsi="Arial" w:cs="Arial"/>
          <w:sz w:val="22"/>
          <w:szCs w:val="22"/>
        </w:rPr>
        <w:t xml:space="preserve">from </w:t>
      </w:r>
      <w:proofErr w:type="spellStart"/>
      <w:r w:rsidRPr="00F32498">
        <w:rPr>
          <w:rFonts w:ascii="Arial" w:hAnsi="Arial" w:cs="Arial"/>
          <w:sz w:val="22"/>
          <w:szCs w:val="22"/>
        </w:rPr>
        <w:t>Vitalent</w:t>
      </w:r>
      <w:proofErr w:type="spellEnd"/>
      <w:r>
        <w:rPr>
          <w:rFonts w:ascii="Arial" w:hAnsi="Arial" w:cs="Arial"/>
          <w:sz w:val="22"/>
          <w:szCs w:val="22"/>
        </w:rPr>
        <w:t xml:space="preserve"> (formerly Blood Centers of the Pacific</w:t>
      </w:r>
      <w:r w:rsidR="007946C4">
        <w:rPr>
          <w:rFonts w:ascii="Arial" w:hAnsi="Arial" w:cs="Arial"/>
          <w:sz w:val="22"/>
          <w:szCs w:val="22"/>
        </w:rPr>
        <w:t xml:space="preserve">), </w:t>
      </w:r>
      <w:r w:rsidR="007946C4" w:rsidRPr="00F32498">
        <w:rPr>
          <w:rFonts w:ascii="Arial" w:hAnsi="Arial" w:cs="Arial"/>
          <w:sz w:val="22"/>
          <w:szCs w:val="22"/>
        </w:rPr>
        <w:t>that</w:t>
      </w:r>
      <w:r w:rsidRPr="00F32498">
        <w:rPr>
          <w:rFonts w:ascii="Arial" w:hAnsi="Arial" w:cs="Arial"/>
          <w:sz w:val="22"/>
          <w:szCs w:val="22"/>
        </w:rPr>
        <w:t xml:space="preserve"> had a normal distribution of age, with half of controls being over 50.</w:t>
      </w:r>
    </w:p>
    <w:p w14:paraId="40A5BE4A" w14:textId="77777777" w:rsidR="00A16AB3" w:rsidRPr="00F879DD" w:rsidRDefault="00A16AB3" w:rsidP="00A16AB3">
      <w:pPr>
        <w:rPr>
          <w:rFonts w:ascii="Arial" w:hAnsi="Arial" w:cs="Arial"/>
          <w:sz w:val="22"/>
          <w:szCs w:val="22"/>
        </w:rPr>
      </w:pPr>
      <w:r w:rsidRPr="00F879DD">
        <w:rPr>
          <w:rFonts w:ascii="Arial" w:hAnsi="Arial" w:cs="Arial"/>
          <w:i/>
          <w:sz w:val="22"/>
          <w:szCs w:val="22"/>
        </w:rPr>
        <w:t xml:space="preserve">Power calculations: </w:t>
      </w:r>
      <w:r w:rsidRPr="00996F2E">
        <w:rPr>
          <w:rFonts w:ascii="Arial" w:hAnsi="Arial" w:cs="Arial"/>
          <w:sz w:val="22"/>
          <w:szCs w:val="22"/>
        </w:rPr>
        <w:t xml:space="preserve">To design my cohorts, I performed a power analysis to determine the sample size needed to identify statistically significant autoantibodies using PhIP-seq. This technique quantifies antibody reactivity </w:t>
      </w:r>
      <w:r w:rsidRPr="00996F2E">
        <w:rPr>
          <w:rFonts w:ascii="Arial" w:hAnsi="Arial" w:cs="Arial"/>
          <w:sz w:val="22"/>
          <w:szCs w:val="22"/>
        </w:rPr>
        <w:lastRenderedPageBreak/>
        <w:t xml:space="preserve">as normalized peptide enrichments (reads per 100,000, or </w:t>
      </w:r>
      <w:proofErr w:type="spellStart"/>
      <w:r w:rsidRPr="00996F2E">
        <w:rPr>
          <w:rFonts w:ascii="Arial" w:hAnsi="Arial" w:cs="Arial"/>
          <w:sz w:val="22"/>
          <w:szCs w:val="22"/>
        </w:rPr>
        <w:t>rpk</w:t>
      </w:r>
      <w:proofErr w:type="spellEnd"/>
      <w:r w:rsidRPr="00996F2E">
        <w:rPr>
          <w:rFonts w:ascii="Arial" w:hAnsi="Arial" w:cs="Arial"/>
          <w:sz w:val="22"/>
          <w:szCs w:val="22"/>
        </w:rPr>
        <w:t xml:space="preserve">) across hundreds of thousands of phage-displayed human peptides. In prior experiments, the average standard deviation of </w:t>
      </w:r>
      <w:proofErr w:type="spellStart"/>
      <w:r w:rsidRPr="00996F2E">
        <w:rPr>
          <w:rFonts w:ascii="Arial" w:hAnsi="Arial" w:cs="Arial"/>
          <w:sz w:val="22"/>
          <w:szCs w:val="22"/>
        </w:rPr>
        <w:t>rpk</w:t>
      </w:r>
      <w:proofErr w:type="spellEnd"/>
      <w:r w:rsidRPr="00996F2E">
        <w:rPr>
          <w:rFonts w:ascii="Arial" w:hAnsi="Arial" w:cs="Arial"/>
          <w:sz w:val="22"/>
          <w:szCs w:val="22"/>
        </w:rPr>
        <w:t xml:space="preserve"> values in healthy individuals was 2.67. Given a minimum medin enrichment of 25 </w:t>
      </w:r>
      <w:proofErr w:type="spellStart"/>
      <w:r w:rsidRPr="00996F2E">
        <w:rPr>
          <w:rFonts w:ascii="Arial" w:hAnsi="Arial" w:cs="Arial"/>
          <w:sz w:val="22"/>
          <w:szCs w:val="22"/>
        </w:rPr>
        <w:t>rpk</w:t>
      </w:r>
      <w:proofErr w:type="spellEnd"/>
      <w:r w:rsidRPr="00996F2E">
        <w:rPr>
          <w:rFonts w:ascii="Arial" w:hAnsi="Arial" w:cs="Arial"/>
          <w:sz w:val="22"/>
          <w:szCs w:val="22"/>
        </w:rPr>
        <w:t xml:space="preserve"> in seropositive patients (Fig. 1D) and an estimated seroprevalence of 5%, I calculated that detecting this effect (Cohen’s d ≈ 3.75) with 80% power and a Bonferroni-corrected significance threshold of 0.01/200,000 (reflecting the average number of peptides analyzed post-filtering) would require approximately </w:t>
      </w:r>
      <w:r w:rsidRPr="008F4973">
        <w:rPr>
          <w:rFonts w:ascii="Arial" w:hAnsi="Arial" w:cs="Arial"/>
          <w:sz w:val="22"/>
          <w:szCs w:val="22"/>
          <w:u w:val="single"/>
        </w:rPr>
        <w:t>118 GCA samples and 6 healthy controls</w:t>
      </w:r>
      <w:r w:rsidRPr="00996F2E">
        <w:rPr>
          <w:rFonts w:ascii="Arial" w:hAnsi="Arial" w:cs="Arial"/>
          <w:sz w:val="22"/>
          <w:szCs w:val="22"/>
        </w:rPr>
        <w:t xml:space="preserve">. </w:t>
      </w:r>
      <w:r>
        <w:rPr>
          <w:rFonts w:ascii="Arial" w:hAnsi="Arial" w:cs="Arial"/>
          <w:sz w:val="22"/>
          <w:szCs w:val="22"/>
        </w:rPr>
        <w:t xml:space="preserve">This should be considered an absolute minimum requirement. </w:t>
      </w:r>
      <w:r w:rsidRPr="00996F2E">
        <w:rPr>
          <w:rFonts w:ascii="Arial" w:hAnsi="Arial" w:cs="Arial"/>
          <w:sz w:val="22"/>
          <w:szCs w:val="22"/>
        </w:rPr>
        <w:t xml:space="preserve">The GCA </w:t>
      </w:r>
      <w:r>
        <w:rPr>
          <w:rFonts w:ascii="Arial" w:hAnsi="Arial" w:cs="Arial"/>
          <w:sz w:val="22"/>
          <w:szCs w:val="22"/>
        </w:rPr>
        <w:t xml:space="preserve">study I have constructed for this proposal plans the screening of over 500 GCA patients and over 100 healthy controls, providing substantially more power to detect even weak effects. Thus, both </w:t>
      </w:r>
      <w:r w:rsidRPr="007B2C55">
        <w:rPr>
          <w:rFonts w:ascii="Arial" w:hAnsi="Arial" w:cs="Arial"/>
          <w:sz w:val="22"/>
          <w:szCs w:val="22"/>
          <w:u w:val="single"/>
        </w:rPr>
        <w:t xml:space="preserve">my Discovery Cohort and the combination of my Validation Cohorts are </w:t>
      </w:r>
      <w:r>
        <w:rPr>
          <w:rFonts w:ascii="Arial" w:hAnsi="Arial" w:cs="Arial"/>
          <w:sz w:val="22"/>
          <w:szCs w:val="22"/>
          <w:u w:val="single"/>
        </w:rPr>
        <w:t xml:space="preserve">more than sufficiently </w:t>
      </w:r>
      <w:r w:rsidRPr="007B2C55">
        <w:rPr>
          <w:rFonts w:ascii="Arial" w:hAnsi="Arial" w:cs="Arial"/>
          <w:sz w:val="22"/>
          <w:szCs w:val="22"/>
          <w:u w:val="single"/>
        </w:rPr>
        <w:t>powered to detect this conservative estimation of signal</w:t>
      </w:r>
      <w:r>
        <w:rPr>
          <w:rFonts w:ascii="Arial" w:hAnsi="Arial" w:cs="Arial"/>
          <w:sz w:val="22"/>
          <w:szCs w:val="22"/>
        </w:rPr>
        <w:t>.</w:t>
      </w:r>
    </w:p>
    <w:p w14:paraId="3181EB69" w14:textId="77777777" w:rsidR="00A16AB3" w:rsidRPr="00F32498" w:rsidRDefault="00A16AB3" w:rsidP="00A16AB3">
      <w:pPr>
        <w:rPr>
          <w:rFonts w:ascii="Arial" w:hAnsi="Arial" w:cs="Arial"/>
          <w:sz w:val="22"/>
          <w:szCs w:val="22"/>
        </w:rPr>
      </w:pPr>
    </w:p>
    <w:p w14:paraId="6030DC68"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Aim 1.1: Establish the seroprevalence of linear anti-medin autoantibodies in additional patient cohorts using PhIP-seq.</w:t>
      </w:r>
    </w:p>
    <w:p w14:paraId="4D8463A3" w14:textId="14A7A52F" w:rsidR="00A16AB3" w:rsidRPr="00F32498" w:rsidRDefault="00A16AB3" w:rsidP="00A16AB3">
      <w:pPr>
        <w:rPr>
          <w:rFonts w:ascii="Arial" w:hAnsi="Arial" w:cs="Arial"/>
          <w:sz w:val="22"/>
          <w:szCs w:val="22"/>
        </w:rPr>
      </w:pPr>
      <w:r w:rsidRPr="00F32498">
        <w:rPr>
          <w:rFonts w:ascii="Arial" w:hAnsi="Arial" w:cs="Arial"/>
          <w:i/>
          <w:iCs/>
          <w:sz w:val="22"/>
          <w:szCs w:val="22"/>
        </w:rPr>
        <w:t xml:space="preserve">Experimental approach: </w:t>
      </w:r>
      <w:r w:rsidRPr="002A5D47">
        <w:rPr>
          <w:rFonts w:ascii="Arial" w:hAnsi="Arial" w:cs="Arial"/>
          <w:sz w:val="22"/>
          <w:szCs w:val="22"/>
        </w:rPr>
        <w:t>I will validate anti-medin autoreactivity in two additional patient cohorts using PhIP-seq, following protocols developed by our lab</w:t>
      </w:r>
      <w:r w:rsidR="00543B35">
        <w:rPr>
          <w:rFonts w:ascii="Arial" w:hAnsi="Arial" w:cs="Arial"/>
          <w:sz w:val="22"/>
          <w:szCs w:val="22"/>
        </w:rPr>
        <w:fldChar w:fldCharType="begin"/>
      </w:r>
      <w:r w:rsidR="00543B35">
        <w:rPr>
          <w:rFonts w:ascii="Arial" w:hAnsi="Arial" w:cs="Arial"/>
          <w:sz w:val="22"/>
          <w:szCs w:val="22"/>
        </w:rPr>
        <w:instrText xml:space="preserve"> ADDIN ZOTERO_ITEM CSL_CITATION {"citationID":"WYQkSU59","properties":{"formattedCitation":"\\super 64\\nosupersub{}","plainCitation":"64","noteIndex":0},"citationItems":[{"id":1965,"uris":["http://zotero.org/users/10812369/items/KS8JM57B"],"itemData":{"id":1965,"type":"article","abstract":"This protocol describes the process of Phage Immunoprecipitation Sequencing (PhIP-Seq) as it is performed in the DeRisi lab. It is the basis of many published papers from our group and is used for the discovery of protein targets of antibodies. The technique uses T7 bacteriophage that display a library of tiled peptide fragments that cover a human or microbial proteome. Human sera or monoclonal antibody controls are incubated with a phage display library and antibodies are immunoprecipitated using protein A/G beads. The purified phage library is then amplified in E. coli and re-incubated with sera, typically using three rounds of enrichment. Enriched phage DNA is then sequenced to identify antibody reactivity. In this way, a proteomic assay (immunoprecipitation) is converted into a genomic assay, leveraging the significant advantages of next-generation sequencing counting statistics.","DOI":"10.17504/protocols.io.4r3l229qxl1y/v1","language":"en","license":"https://creativecommons.org/licenses/by/4.0/","source":"DOI.org (Crossref)","title":"DeRisi Lab Phage Immunoprecipitation Sequencing (PhIP-Seq) v1","URL":"https://www.protocols.io/view/derisi-lab-phage-immunoprecipitation-sequencing-ph-czw7x7hn","author":[{"family":"Kortbawi","given":"Hannah"},{"family":"Mandell-Brehm","given":"Caleigh"},{"family":"O'Donovan","given":"Brian"},{"family":"Not Provided","given":"Saravazquez"},{"family":"Not Provided","given":"Madhuraraghavan"},{"family":"Rackaityte","given":"Elze"},{"family":"Wang","given":"Grace"},{"family":"Saxena","given":"Aditi"},{"family":"Yu","given":"David"},{"family":"Derisi","given":"Joseph"}],"accessed":{"date-parts":[["2025",3,31]]},"issued":{"date-parts":[["2023",9,13]]}}}],"schema":"https://github.com/citation-style-language/schema/raw/master/csl-citation.json"} </w:instrText>
      </w:r>
      <w:r w:rsidR="00543B35">
        <w:rPr>
          <w:rFonts w:ascii="Arial" w:hAnsi="Arial" w:cs="Arial"/>
          <w:sz w:val="22"/>
          <w:szCs w:val="22"/>
        </w:rPr>
        <w:fldChar w:fldCharType="separate"/>
      </w:r>
      <w:r w:rsidR="00543B35" w:rsidRPr="00543B35">
        <w:rPr>
          <w:rFonts w:ascii="Arial" w:hAnsi="Arial" w:cs="Arial"/>
          <w:kern w:val="0"/>
          <w:sz w:val="22"/>
          <w:vertAlign w:val="superscript"/>
        </w:rPr>
        <w:t>64</w:t>
      </w:r>
      <w:r w:rsidR="00543B35">
        <w:rPr>
          <w:rFonts w:ascii="Arial" w:hAnsi="Arial" w:cs="Arial"/>
          <w:sz w:val="22"/>
          <w:szCs w:val="22"/>
        </w:rPr>
        <w:fldChar w:fldCharType="end"/>
      </w:r>
      <w:r w:rsidRPr="002A5D47">
        <w:rPr>
          <w:rFonts w:ascii="Arial" w:hAnsi="Arial" w:cs="Arial"/>
          <w:sz w:val="22"/>
          <w:szCs w:val="22"/>
        </w:rPr>
        <w:t xml:space="preserve"> (Fig. 1A). Positive controls include rabbit-derived anti-medin polyclonal antibodies (</w:t>
      </w:r>
      <w:r>
        <w:rPr>
          <w:rFonts w:ascii="Arial" w:hAnsi="Arial" w:cs="Arial"/>
          <w:sz w:val="22"/>
          <w:szCs w:val="22"/>
        </w:rPr>
        <w:t xml:space="preserve">generated through </w:t>
      </w:r>
      <w:proofErr w:type="spellStart"/>
      <w:r>
        <w:rPr>
          <w:rFonts w:ascii="Arial" w:hAnsi="Arial" w:cs="Arial"/>
          <w:sz w:val="22"/>
          <w:szCs w:val="22"/>
        </w:rPr>
        <w:t>GenScript</w:t>
      </w:r>
      <w:proofErr w:type="spellEnd"/>
      <w:r>
        <w:rPr>
          <w:rFonts w:ascii="Arial" w:hAnsi="Arial" w:cs="Arial"/>
          <w:sz w:val="22"/>
          <w:szCs w:val="22"/>
        </w:rPr>
        <w:t xml:space="preserve"> and validated by me through western blot of medin-expressing bacterial lysate</w:t>
      </w:r>
      <w:r w:rsidRPr="002A5D47">
        <w:rPr>
          <w:rFonts w:ascii="Arial" w:hAnsi="Arial" w:cs="Arial"/>
          <w:sz w:val="22"/>
          <w:szCs w:val="22"/>
        </w:rPr>
        <w:t xml:space="preserve">) and anti-GFAP monoclonal antibody; AG-bead only (mock-IP) serves as a negative control. Data will be analyzed using </w:t>
      </w:r>
      <w:proofErr w:type="spellStart"/>
      <w:r w:rsidRPr="002A5D47">
        <w:rPr>
          <w:rFonts w:ascii="Arial" w:hAnsi="Arial" w:cs="Arial"/>
          <w:sz w:val="22"/>
          <w:szCs w:val="22"/>
        </w:rPr>
        <w:t>Phagepy</w:t>
      </w:r>
      <w:proofErr w:type="spellEnd"/>
      <w:r w:rsidRPr="002A5D47">
        <w:rPr>
          <w:rFonts w:ascii="Arial" w:hAnsi="Arial" w:cs="Arial"/>
          <w:sz w:val="22"/>
          <w:szCs w:val="22"/>
        </w:rPr>
        <w:t>, a custom Python library I developed</w:t>
      </w:r>
      <w:r w:rsidR="00543B35">
        <w:rPr>
          <w:rFonts w:ascii="Arial" w:hAnsi="Arial" w:cs="Arial"/>
          <w:sz w:val="22"/>
          <w:szCs w:val="22"/>
        </w:rPr>
        <w:t>, that has been utilized in several publications</w:t>
      </w:r>
      <w:r w:rsidR="00543B35">
        <w:rPr>
          <w:rFonts w:ascii="Arial" w:hAnsi="Arial" w:cs="Arial"/>
          <w:sz w:val="22"/>
          <w:szCs w:val="22"/>
        </w:rPr>
        <w:fldChar w:fldCharType="begin"/>
      </w:r>
      <w:r w:rsidR="00543B35">
        <w:rPr>
          <w:rFonts w:ascii="Arial" w:hAnsi="Arial" w:cs="Arial"/>
          <w:sz w:val="22"/>
          <w:szCs w:val="22"/>
        </w:rPr>
        <w:instrText xml:space="preserve"> ADDIN ZOTERO_ITEM CSL_CITATION {"citationID":"7EUUrVks","properties":{"formattedCitation":"\\super 53,65,66\\nosupersub{}","plainCitation":"53,65,66","noteIndex":0},"citationItems":[{"id":748,"uris":["http://zotero.org/users/10812369/items/5C45RSHB"],"itemData":{"id":748,"type":"article","abstract":"Autoimmunity is characterized by loss of tolerance to tissue-specific as well as systemic antigens, resulting in complex autoantibody landscapes. Here, we introduce and extensively validate the performance characteristics of a murine proteome-wide library for phage display immunoprecipitation and sequencing (PhIP-seq), to profile mouse autoantibodies. This system and library were validated using seven genetic mouse models across a spectrum of autoreactivity. Mice deficient in antibody production (Rag2-/- and μMT) were used to model non-specific peptide enrichments, while cross-reactivity was evaluated using anti-ovalbumin B cell receptor (BCR)-restricted OB1 mice as a proof of principle. The PhIP-seq approach was then utilized to interrogate three distinct autoimmune disease models. First, serum from Lyn-/- IgD+/- mice with lupus-like disease was used to identify nuclear and apoptotic bleb reactivities, lending support to the hypothesis that apoptosis is a shared origin of these antigens. Second, serum from non-obese diabetic (NOD) mice, a polygenic model of pancreas-specific autoimmunity, enriched peptides derived from both insulin and predicted pancreatic proteins. Lastly, Aire-/- mouse sera were used to identify numerous auto-antigens, many of which were also observed in previous studies of humans with autoimmune polyendocrinopathy syndrome type 1 (APS1) carrying recessive mutations in AIRE. Among these were peptides derived from Perilipin-1, a validated autoimmune biomarker of generalized acquired lipodystrophy in humans. Autoreactivity to Perilipin-1 correlated with lymphocyte infiltration in adipose tissue and underscores the approach in revealing previously unknown specificities. These experiments support the use of murine proteome-wide PhIP-seq for antigenic profiling and autoantibody discovery, which may be employed to study a range of immune perturbations in mouse models of autoimmunity.","DOI":"10.1101/2023.04.07.535899","language":"en","license":"© 2023, Posted by Cold Spring Harbor Laboratory. This pre-print is available under a Creative Commons License (Attribution-NonCommercial 4.0 International), CC BY-NC 4.0, as described at http://creativecommons.org/licenses/by-nc/4.0/","note":"page: 2023.04.07.535899\nsection: New Results","publisher":"bioRxiv","source":"bioRxiv","title":"Validation of a murine proteome-wide phage display library for the identification of autoantibody specificities","URL":"https://www.biorxiv.org/content/10.1101/2023.04.07.535899v1","author":[{"family":"Rackaityte","given":"Elze"},{"family":"Proekt","given":"Irina"},{"family":"Miller","given":"Haleigh S."},{"family":"Ramesh","given":"Akshaya"},{"family":"Brooks","given":"Jeremy F."},{"family":"Kung","given":"Andrew F."},{"family":"Mandel-Brehm","given":"Caleigh"},{"family":"Yu","given":"David"},{"family":"Zamecnik","given":"Colin"},{"family":"Bair","given":"Rebecca"},{"family":"Vazquez","given":"Sara E."},{"family":"Sunshine","given":"Sara"},{"family":"Abram","given":"Clare L."},{"family":"Lowell","given":"Clifford A."},{"family":"Rizzuto","given":"Gabrielle"},{"family":"Wilson","given":"Michael R."},{"family":"Zikherman","given":"Julie"},{"family":"Anderson","given":"Mark S."},{"family":"DeRisi","given":"Joseph L."}],"accessed":{"date-parts":[["2023",4,17]]},"issued":{"date-parts":[["2023",4,7]]}}},{"id":1800,"uris":["http://zotero.org/users/10812369/items/TSQIXVIC"],"itemData":{"id":1800,"type":"article","abstract":"SUMMARY\n          \n            Complications from preterm birth are the leading cause of global mortality in children under age five\n            1,2\n            . Spontaneous preterm labor is the most common cause of preterm delivery and is associated with a breakdown of maternal-fetal tolerance\n            3–5\n            . However, the current understanding of the role of autoantibodies in this process has been limited to a handful of examples of pathogenic antibodies that occur with pregnancy complications\n            6–14\n            . Here, we employ proteome-wide autoantibody profiling via phage display immunoprecipitation and sequencing (PhIP-seq) to identify autoreactivities associated with imminent preterm delivery in maternal sera across four cohorts of human pregnancy (n=1,023). We find that spontaneous preterm pregnancies exhibit greater proteome-wide autoreactivity, validated by placental proteome immunoprecipitation mass spectrometry analysis using patient sera. Within the preterm birth associated autoreactive signature, we find enrichment for pathways known to be critical for normal pregnancy outcomes, including vascular development, reproductive hormones, and regulators of inflammation. Further analysis of autoreactive targets revealed involvement of the IL1β inflammatory cytokine cascade. IL1β is one of the few inflammatory cytokines sufficient to rapidly induce labor in animals\n            15–24\n            and it is also elevated in preterm human pregnancies\n            25–29\n            . Across these four cohorts, antibodies to cytokine IL1 receptor antagonist (IL1RA), a natural antagonist to IL1β are significantly enriched in roughly 10% of preterm pregnancies and yet are completely absent in term pregnancies. Sera from these patients functionally neutralizes IL1RA activity\n            in vitro\n            and anti-IL1RA induces greater resorption, inflammation, and vascular malperfusion in timed-pregnant mice\n            in vivo\n            . These findings suggest utility for serologic diagnostics as one approach to stratify risk of spontaneous preterm delivery in addition to interventional strategies for management of IL1β during pregnancy.","DOI":"10.1101/2024.10.03.24314850","language":"en","license":"http://creativecommons.org/licenses/by-nc/4.0/","source":"Obstetrics and Gynecology","title":"Autoantibodies in maternal serum predict spontaneous preterm delivery","URL":"http://medrxiv.org/lookup/doi/10.1101/2024.10.03.24314850","author":[{"family":"Rackaityte","given":"Elze"},{"family":"Borges","given":"Beltran"},{"family":"Shao","given":"Shirley J."},{"family":"Creery","given":"Joseph S."},{"family":"Kortbawi","given":"Hannah M."},{"family":"Miller","given":"Haleigh S."},{"family":"Mayer","given":"Margareta"},{"family":"Kouame","given":"Elaine"},{"family":"Mann","given":"Sabrina A."},{"family":"McCarthy","given":"Frank"},{"family":"Oltman","given":"Scott"},{"family":"Zorn","given":"Kelsey C."},{"family":"Kung","given":"Andrew F."},{"family":"Mitchell","given":"Anthea"},{"family":"Rizzuto","given":"Gabrielle"},{"family":"Baer","given":"Rebecca J."},{"family":"Mandel-Brehm","given":"Caleigh"},{"family":"Ryckman","given":"Kelli K."},{"family":"Gaw","given":"Stephanie L."},{"family":"Hillman","given":"Sara L."},{"family":"Jelliffe-Pawlowski","given":"Laura L."},{"family":"Halkias","given":"Joanna"},{"family":"Sobhani","given":"Nasim C."},{"family":"Elias","given":"Joshua E."},{"family":"MacKenzie","given":"Tippi C."},{"family":"DeRisi","given":"Joseph L."}],"accessed":{"date-parts":[["2025",2,21]]},"issued":{"date-parts":[["2024",10,4]]}}},{"id":1967,"uris":["http://zotero.org/users/10812369/items/RB94QJQG"],"itemData":{"id":1967,"type":"article","abstract":"Abstract\n          \n            Infection by\n            Trypanosoma cruzi\n            , the agent of Chagas disease, can irreparably damage the cardiac and gastrointestinal systems during decades of parasite persistence and related inflammation in these tissues. Diagnosis of chronic disease requires confirmation by multiple serological assays due to the imperfect performance of existing clinical tests. Current serology tests utilize antigens discovered over three decades ago with small specimen sets predominantly from South America, and lower test performance has been observed in patients who acquired\n            T. cruzi\n            infection in Central America and Mexico. Here, we attempt to address this gap by evaluating antibody responses against the entire\n            T. cruzi\n            proteome with phage display immunoprecipitation sequencing comprised of 228,127 47-amino acid peptides. We utilized diverse specimen sets from Mexico, Central America and South America, as well as different stages of cardiac disease severity, from 185 cases and 143 controls. We identified over 1,300 antigenic\n            T. cruzi\n            peptides derived from 961 proteins between specimen sets. A total of 67 peptides were reactive in 70% of samples across all regions, and 3 peptide epitopes were enriched in ≥90% of seropositive samples. Of these three, only one antigen, belonging to the trans-sialidase family, has not previously been described as a diagnostic target. Orthogonal validation of this peptide demonstrated increased antibody reactivity for infections originating from Central America. Overall, this study provides proteome-wide identification of seroreactive\n            T. cruzi\n            peptides across a large cohort spanning multiple endemic areas and identified a novel trans-sialidase peptide antigen (TS-2.23) with significant potential for translation into diagnostic serological assays.\n          \n          \n            One Sentence Summary\n            \n              Phage display immunoprecipitation sequencing (PhIP-seq) designed with a\n              T. cruzi\n              whole proteome library reveals a trans-sialidase peptide antigen (TS-2.23) with antibody responses highly prevalent across endemic regions of Latin America.","DOI":"10.1101/2025.01.22.25320967","language":"en","license":"http://creativecommons.org/licenses/by-nc/4.0/","source":"Infectious Diseases (except HIV/AIDS)","title":"A &lt;i&gt;Trypanosoma cruzi&lt;/i&gt; Trans-Sialidase Peptide Demonstrates High Serological Prevalence Among Infected Populations Across Endemic Regions of Latin America","URL":"http://medrxiv.org/lookup/doi/10.1101/2025.01.22.25320967","author":[{"family":"Kortbawi","given":"Hannah M."},{"family":"Marczak","given":"Ryan J."},{"family":"Rajan","given":"Jayant V."},{"family":"Bulaong","given":"Nash L."},{"family":"Pak","given":"John E."},{"family":"Wu","given":"Wesley"},{"family":"Wang","given":"Grace"},{"family":"Mitchell","given":"Anthea"},{"family":"Saxena","given":"Aditi"},{"family":"Maheshwari","given":"Aditi"},{"family":"Fleischmann","given":"Charles J."},{"family":"Kelly","given":"Emily A."},{"family":"Teal","given":"Evan"},{"family":"Townsend","given":"Rebecca L."},{"family":"Stramer","given":"Susan L."},{"family":"Okamoto","given":"Emi E."},{"family":"Sherbuk","given":"Jacqueline E."},{"family":"Clark","given":"Eva H."},{"family":"Gilman","given":"Robert H."},{"family":"Colanzi","given":"Rony"},{"family":"Gennatas","given":"Efstathios D."},{"family":"Bern","given":"Caryn"},{"family":"DeRisi","given":"Joseph L."},{"family":"Whitman","given":"Jeffrey D."}],"accessed":{"date-parts":[["2025",3,31]]},"issued":{"date-parts":[["2025",1,24]]}}}],"schema":"https://github.com/citation-style-language/schema/raw/master/csl-citation.json"} </w:instrText>
      </w:r>
      <w:r w:rsidR="00543B35">
        <w:rPr>
          <w:rFonts w:ascii="Arial" w:hAnsi="Arial" w:cs="Arial"/>
          <w:sz w:val="22"/>
          <w:szCs w:val="22"/>
        </w:rPr>
        <w:fldChar w:fldCharType="separate"/>
      </w:r>
      <w:r w:rsidR="00543B35" w:rsidRPr="00543B35">
        <w:rPr>
          <w:rFonts w:ascii="Arial" w:hAnsi="Arial" w:cs="Arial"/>
          <w:kern w:val="0"/>
          <w:sz w:val="22"/>
          <w:vertAlign w:val="superscript"/>
        </w:rPr>
        <w:t>53,65,66</w:t>
      </w:r>
      <w:r w:rsidR="00543B35">
        <w:rPr>
          <w:rFonts w:ascii="Arial" w:hAnsi="Arial" w:cs="Arial"/>
          <w:sz w:val="22"/>
          <w:szCs w:val="22"/>
        </w:rPr>
        <w:fldChar w:fldCharType="end"/>
      </w:r>
      <w:r w:rsidR="00543B35">
        <w:rPr>
          <w:rFonts w:ascii="Arial" w:hAnsi="Arial" w:cs="Arial"/>
          <w:sz w:val="22"/>
          <w:szCs w:val="22"/>
        </w:rPr>
        <w:t xml:space="preserve">. </w:t>
      </w:r>
      <w:r w:rsidRPr="002A5D47">
        <w:rPr>
          <w:rFonts w:ascii="Arial" w:hAnsi="Arial" w:cs="Arial"/>
          <w:sz w:val="22"/>
          <w:szCs w:val="22"/>
        </w:rPr>
        <w:t>Log-transformed enrichment values, normalized to mock-IP, will be compared between GCA patients and healthy controls using two-sided Student’s t-tests. I will also use multiple linear regression to assess potential confounding by age, sex, race, clinical features, and treatment</w:t>
      </w:r>
      <w:r w:rsidRPr="00F32498">
        <w:rPr>
          <w:rFonts w:ascii="Arial" w:hAnsi="Arial" w:cs="Arial"/>
          <w:sz w:val="22"/>
          <w:szCs w:val="22"/>
        </w:rPr>
        <w:t xml:space="preserve">s. </w:t>
      </w:r>
    </w:p>
    <w:p w14:paraId="6AEF4698" w14:textId="77777777" w:rsidR="00A16AB3" w:rsidRPr="00F32498" w:rsidRDefault="00A16AB3" w:rsidP="00A16AB3">
      <w:pPr>
        <w:rPr>
          <w:rFonts w:ascii="Arial" w:hAnsi="Arial" w:cs="Arial"/>
          <w:sz w:val="22"/>
          <w:szCs w:val="22"/>
        </w:rPr>
      </w:pPr>
    </w:p>
    <w:p w14:paraId="78742203" w14:textId="7B781768" w:rsidR="00A16AB3" w:rsidRPr="00F32498" w:rsidRDefault="00A16AB3" w:rsidP="00A16AB3">
      <w:pPr>
        <w:rPr>
          <w:rFonts w:ascii="Arial" w:hAnsi="Arial" w:cs="Arial"/>
          <w:sz w:val="22"/>
          <w:szCs w:val="22"/>
        </w:rPr>
      </w:pPr>
      <w:r w:rsidRPr="00F32498">
        <w:rPr>
          <w:rFonts w:ascii="Arial" w:hAnsi="Arial" w:cs="Arial"/>
          <w:i/>
          <w:sz w:val="22"/>
          <w:szCs w:val="22"/>
        </w:rPr>
        <w:t xml:space="preserve">Expected outcomes, </w:t>
      </w:r>
      <w:proofErr w:type="gramStart"/>
      <w:r w:rsidRPr="00F32498">
        <w:rPr>
          <w:rFonts w:ascii="Arial" w:hAnsi="Arial" w:cs="Arial"/>
          <w:i/>
          <w:sz w:val="22"/>
          <w:szCs w:val="22"/>
        </w:rPr>
        <w:t>caveats</w:t>
      </w:r>
      <w:proofErr w:type="gramEnd"/>
      <w:r w:rsidRPr="00F32498">
        <w:rPr>
          <w:rFonts w:ascii="Arial" w:hAnsi="Arial" w:cs="Arial"/>
          <w:i/>
          <w:sz w:val="22"/>
          <w:szCs w:val="22"/>
        </w:rPr>
        <w:t xml:space="preserve"> and alternative approaches</w:t>
      </w:r>
      <w:r w:rsidRPr="00F32498">
        <w:rPr>
          <w:rFonts w:ascii="Arial" w:hAnsi="Arial" w:cs="Arial"/>
          <w:sz w:val="22"/>
          <w:szCs w:val="22"/>
        </w:rPr>
        <w:t xml:space="preserve">: This sub-aim will establish the seroprevalence of anti-medin autoantibodies to linear epitopes in over 500 patients in GCA. </w:t>
      </w:r>
      <w:r>
        <w:rPr>
          <w:rFonts w:ascii="Arial" w:hAnsi="Arial" w:cs="Arial"/>
          <w:sz w:val="22"/>
          <w:szCs w:val="22"/>
        </w:rPr>
        <w:t>As noted above, one</w:t>
      </w:r>
      <w:r w:rsidRPr="00F32498">
        <w:rPr>
          <w:rFonts w:ascii="Arial" w:hAnsi="Arial" w:cs="Arial"/>
          <w:sz w:val="22"/>
          <w:szCs w:val="22"/>
        </w:rPr>
        <w:t xml:space="preserve"> caveat </w:t>
      </w:r>
      <w:r>
        <w:rPr>
          <w:rFonts w:ascii="Arial" w:hAnsi="Arial" w:cs="Arial"/>
          <w:sz w:val="22"/>
          <w:szCs w:val="22"/>
        </w:rPr>
        <w:t>of the</w:t>
      </w:r>
      <w:r w:rsidRPr="00F32498">
        <w:rPr>
          <w:rFonts w:ascii="Arial" w:hAnsi="Arial" w:cs="Arial"/>
          <w:sz w:val="22"/>
          <w:szCs w:val="22"/>
        </w:rPr>
        <w:t xml:space="preserve"> PhIP-seq </w:t>
      </w:r>
      <w:r>
        <w:rPr>
          <w:rFonts w:ascii="Arial" w:hAnsi="Arial" w:cs="Arial"/>
          <w:sz w:val="22"/>
          <w:szCs w:val="22"/>
        </w:rPr>
        <w:t xml:space="preserve">technique </w:t>
      </w:r>
      <w:r w:rsidRPr="00F32498">
        <w:rPr>
          <w:rFonts w:ascii="Arial" w:hAnsi="Arial" w:cs="Arial"/>
          <w:sz w:val="22"/>
          <w:szCs w:val="22"/>
        </w:rPr>
        <w:t xml:space="preserve">is </w:t>
      </w:r>
      <w:r>
        <w:rPr>
          <w:rFonts w:ascii="Arial" w:hAnsi="Arial" w:cs="Arial"/>
          <w:sz w:val="22"/>
          <w:szCs w:val="22"/>
        </w:rPr>
        <w:t xml:space="preserve">the </w:t>
      </w:r>
      <w:r w:rsidRPr="00F32498">
        <w:rPr>
          <w:rFonts w:ascii="Arial" w:hAnsi="Arial" w:cs="Arial"/>
          <w:sz w:val="22"/>
          <w:szCs w:val="22"/>
        </w:rPr>
        <w:t>limit</w:t>
      </w:r>
      <w:r>
        <w:rPr>
          <w:rFonts w:ascii="Arial" w:hAnsi="Arial" w:cs="Arial"/>
          <w:sz w:val="22"/>
          <w:szCs w:val="22"/>
        </w:rPr>
        <w:t xml:space="preserve">ation </w:t>
      </w:r>
      <w:r w:rsidRPr="00F32498">
        <w:rPr>
          <w:rFonts w:ascii="Arial" w:hAnsi="Arial" w:cs="Arial"/>
          <w:sz w:val="22"/>
          <w:szCs w:val="22"/>
        </w:rPr>
        <w:t xml:space="preserve">to the detection of linear </w:t>
      </w:r>
      <w:r>
        <w:rPr>
          <w:rFonts w:ascii="Arial" w:hAnsi="Arial" w:cs="Arial"/>
          <w:sz w:val="22"/>
          <w:szCs w:val="22"/>
        </w:rPr>
        <w:t xml:space="preserve">epitopes. This will be directly </w:t>
      </w:r>
      <w:r w:rsidR="00543B35">
        <w:rPr>
          <w:rFonts w:ascii="Arial" w:hAnsi="Arial" w:cs="Arial"/>
          <w:sz w:val="22"/>
          <w:szCs w:val="22"/>
        </w:rPr>
        <w:t xml:space="preserve">addressed </w:t>
      </w:r>
      <w:r w:rsidR="00543B35" w:rsidRPr="00F32498">
        <w:rPr>
          <w:rFonts w:ascii="Arial" w:hAnsi="Arial" w:cs="Arial"/>
          <w:sz w:val="22"/>
          <w:szCs w:val="22"/>
        </w:rPr>
        <w:t>in</w:t>
      </w:r>
      <w:r w:rsidRPr="00F32498">
        <w:rPr>
          <w:rFonts w:ascii="Arial" w:hAnsi="Arial" w:cs="Arial"/>
          <w:sz w:val="22"/>
          <w:szCs w:val="22"/>
        </w:rPr>
        <w:t xml:space="preserve"> Sub-aims 1.2 and 1.3 using ELISA as an orthogonal assay, painting a full picture of seroprevalence in these </w:t>
      </w:r>
      <w:proofErr w:type="gramStart"/>
      <w:r w:rsidRPr="00F32498">
        <w:rPr>
          <w:rFonts w:ascii="Arial" w:hAnsi="Arial" w:cs="Arial"/>
          <w:sz w:val="22"/>
          <w:szCs w:val="22"/>
        </w:rPr>
        <w:t>populations</w:t>
      </w:r>
      <w:proofErr w:type="gramEnd"/>
    </w:p>
    <w:p w14:paraId="1A49C367" w14:textId="5EA1DE4D" w:rsidR="00A16AB3" w:rsidRDefault="00A16AB3" w:rsidP="00A16AB3">
      <w:pPr>
        <w:spacing w:before="100" w:beforeAutospacing="1" w:after="100" w:afterAutospacing="1"/>
        <w:rPr>
          <w:rFonts w:ascii="Arial" w:hAnsi="Arial" w:cs="Arial"/>
          <w:sz w:val="22"/>
          <w:szCs w:val="22"/>
        </w:rPr>
      </w:pPr>
      <w:r w:rsidRPr="006A7DB6">
        <w:rPr>
          <w:rFonts w:ascii="Arial" w:hAnsi="Arial" w:cs="Arial"/>
          <w:i/>
          <w:iCs/>
          <w:sz w:val="22"/>
          <w:szCs w:val="22"/>
        </w:rPr>
        <w:t>Deliverables and future directions</w:t>
      </w:r>
      <w:r w:rsidRPr="00F32498">
        <w:rPr>
          <w:rFonts w:ascii="Arial" w:hAnsi="Arial" w:cs="Arial"/>
          <w:sz w:val="22"/>
          <w:szCs w:val="22"/>
        </w:rPr>
        <w:t>: In this aim I will perform PhIP-seq in multiple large cohorts of GCA patients</w:t>
      </w:r>
      <w:r>
        <w:rPr>
          <w:rFonts w:ascii="Arial" w:hAnsi="Arial" w:cs="Arial"/>
          <w:sz w:val="22"/>
          <w:szCs w:val="22"/>
        </w:rPr>
        <w:t>. To my knowledge</w:t>
      </w:r>
      <w:r w:rsidRPr="00F32498">
        <w:rPr>
          <w:rFonts w:ascii="Arial" w:hAnsi="Arial" w:cs="Arial"/>
          <w:sz w:val="22"/>
          <w:szCs w:val="22"/>
        </w:rPr>
        <w:t>,</w:t>
      </w:r>
      <w:r>
        <w:rPr>
          <w:rFonts w:ascii="Arial" w:hAnsi="Arial" w:cs="Arial"/>
          <w:sz w:val="22"/>
          <w:szCs w:val="22"/>
        </w:rPr>
        <w:t xml:space="preserve"> this would represent </w:t>
      </w:r>
      <w:r w:rsidRPr="00543B35">
        <w:rPr>
          <w:rFonts w:ascii="Arial" w:hAnsi="Arial" w:cs="Arial"/>
          <w:sz w:val="22"/>
          <w:szCs w:val="22"/>
          <w:u w:val="single"/>
        </w:rPr>
        <w:t>the most comprehensive experiment in antibody discovery in GCA to date, using the largest collection to date of patient sample amassed together</w:t>
      </w:r>
      <w:r w:rsidRPr="00F32498">
        <w:rPr>
          <w:rFonts w:ascii="Arial" w:hAnsi="Arial" w:cs="Arial"/>
          <w:sz w:val="22"/>
          <w:szCs w:val="22"/>
        </w:rPr>
        <w:t>.</w:t>
      </w:r>
      <w:r>
        <w:rPr>
          <w:rFonts w:ascii="Arial" w:hAnsi="Arial" w:cs="Arial"/>
          <w:sz w:val="22"/>
          <w:szCs w:val="22"/>
        </w:rPr>
        <w:t xml:space="preserve"> While this proposal is focused on medin as a putative target in GCA, this aim will also deliver a rigorous proteome-wide analysis of autoreactivities, and thus may deliver additional targets worthy of pursuit, all of which will contribute to defining the overall immune landscape of GCA and vasculitis more generally.  </w:t>
      </w:r>
    </w:p>
    <w:p w14:paraId="1ADA1911" w14:textId="77777777" w:rsidR="00A16AB3" w:rsidRDefault="00A16AB3" w:rsidP="00A16AB3">
      <w:pPr>
        <w:rPr>
          <w:rFonts w:ascii="Arial" w:hAnsi="Arial" w:cs="Arial"/>
          <w:b/>
          <w:bCs/>
          <w:sz w:val="22"/>
          <w:szCs w:val="22"/>
        </w:rPr>
      </w:pPr>
      <w:r w:rsidRPr="00F32498">
        <w:rPr>
          <w:rFonts w:ascii="Arial" w:hAnsi="Arial" w:cs="Arial"/>
          <w:b/>
          <w:bCs/>
          <w:sz w:val="22"/>
          <w:szCs w:val="22"/>
        </w:rPr>
        <w:t>Aim 1.2: Develop a sensitive and specific ELISA assay to detect autoantibodies medin amyloid.</w:t>
      </w:r>
    </w:p>
    <w:p w14:paraId="3C006210" w14:textId="6B2872A9" w:rsidR="00A16AB3" w:rsidRDefault="00A16AB3" w:rsidP="00A16AB3">
      <w:pPr>
        <w:rPr>
          <w:rFonts w:ascii="Arial" w:hAnsi="Arial" w:cs="Arial"/>
          <w:iCs/>
          <w:sz w:val="22"/>
          <w:szCs w:val="22"/>
        </w:rPr>
      </w:pPr>
      <w:r w:rsidRPr="00F32498">
        <w:rPr>
          <w:rFonts w:ascii="Arial" w:hAnsi="Arial" w:cs="Arial"/>
          <w:i/>
          <w:iCs/>
          <w:sz w:val="22"/>
          <w:szCs w:val="22"/>
        </w:rPr>
        <w:t>Experimental approach</w:t>
      </w:r>
      <w:r>
        <w:rPr>
          <w:rFonts w:ascii="Arial" w:hAnsi="Arial" w:cs="Arial"/>
          <w:i/>
          <w:iCs/>
          <w:sz w:val="22"/>
          <w:szCs w:val="22"/>
        </w:rPr>
        <w:t xml:space="preserve">: </w:t>
      </w:r>
      <w:r w:rsidRPr="002A5D47">
        <w:rPr>
          <w:rFonts w:ascii="Arial" w:hAnsi="Arial" w:cs="Arial"/>
          <w:iCs/>
          <w:sz w:val="22"/>
          <w:szCs w:val="22"/>
        </w:rPr>
        <w:t>I will express and purify recombinant medin peptide in a bacterial system by cloning the sequence into a GST-tagged vector (pGEX-6P-3) and expressing it in BL21 E. coli cells</w:t>
      </w:r>
      <w:r w:rsidR="00543B35">
        <w:rPr>
          <w:rFonts w:ascii="Arial" w:hAnsi="Arial" w:cs="Arial"/>
          <w:iCs/>
          <w:sz w:val="22"/>
          <w:szCs w:val="22"/>
        </w:rPr>
        <w:fldChar w:fldCharType="begin"/>
      </w:r>
      <w:r w:rsidR="00543B35">
        <w:rPr>
          <w:rFonts w:ascii="Arial" w:hAnsi="Arial" w:cs="Arial"/>
          <w:iCs/>
          <w:sz w:val="22"/>
          <w:szCs w:val="22"/>
        </w:rPr>
        <w:instrText xml:space="preserve"> ADDIN ZOTERO_ITEM CSL_CITATION {"citationID":"HtT7BvFY","properties":{"formattedCitation":"\\super 67,68\\nosupersub{}","plainCitation":"67,68","noteIndex":0},"citationItems":[{"id":1320,"uris":["http://zotero.org/users/10812369/items/XNSTFXEF"],"itemData":{"id":1320,"type":"article-journal","abstract":"Medin amyloid a</w:instrText>
      </w:r>
      <w:r w:rsidR="00543B35">
        <w:rPr>
          <w:rFonts w:ascii="Cambria Math" w:hAnsi="Cambria Math" w:cs="Cambria Math"/>
          <w:iCs/>
          <w:sz w:val="22"/>
          <w:szCs w:val="22"/>
        </w:rPr>
        <w:instrText>ﬀ</w:instrText>
      </w:r>
      <w:r w:rsidR="00543B35">
        <w:rPr>
          <w:rFonts w:ascii="Arial" w:hAnsi="Arial" w:cs="Arial"/>
          <w:iCs/>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543B35">
        <w:rPr>
          <w:rFonts w:ascii="Cambria Math" w:hAnsi="Cambria Math" w:cs="Cambria Math"/>
          <w:iCs/>
          <w:sz w:val="22"/>
          <w:szCs w:val="22"/>
        </w:rPr>
        <w:instrText>ﬀ</w:instrText>
      </w:r>
      <w:r w:rsidR="00543B35">
        <w:rPr>
          <w:rFonts w:ascii="Arial" w:hAnsi="Arial" w:cs="Arial"/>
          <w:iCs/>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O."},{"family":"Näslund","given":"Jan"},{"family":"Westermark","given":"Per"}],"issued":{"date-parts":[["2007",10]]}}},{"id":1298,"uris":["http://zotero.org/users/10812369/items/ISKCM8FJ"],"itemData":{"id":1298,"type":"article-journal","abstract":"The 50-amino acid protein medin is the main ﬁbrillar component of human aortic medial amyloid (AMA), the most common form of localised amyloid which affects 97% of Caucasians over the age of 50. Structural models for several amyloid assemblies, including the Alzheimer’s amyloid-b peptides, have been deﬁned from solid-state nuclear magnetic resonance (SSNMR) measurements on 13C- and 15N-labelled protein ﬁbrils. SSNMR-derived structural information on ﬁbrillar medin is scant, however, because studies to date have been restricted to limited measurements on site-speciﬁcally labelled protein prepared by solid-phase synthesis. Here we report a procedure for the expression of a SUMO-medin fusion protein in Escherichia coli and IMAC puriﬁcation yielding pure, uniformly 13C,15N-labelled medin in quantities required for SSNMR analysis. Thioﬂavin T ﬂuorescence and dynamic light scattering measurements and transmission electron microscopy analysis conﬁrm that recombinant medin assembles into amyloid-like ﬁbrils over a 48-h period. The ﬁrst 13C and 15N SSNMR spectra obtained for uniformly-labelled ﬁbrils indicate that medin adopts a predominantly b-sheet conformation with some unstructured elements, and provide the basis for further, more detailed structural investigations.","container-title":"Protein Expression and Purification","DOI":"10.1016/j.pep.2014.02.009","ISSN":"10465928","journalAbbreviation":"Protein Expression and Purification","language":"en","page":"32-37","source":"DOI.org (Crossref)","title":"Expression and purification of the aortic amyloid polypeptide medin","volume":"98","author":[{"family":"Davies","given":"Hannah A."},{"family":"Wilkinson","given":"Mark C."},{"family":"Gibson","given":"Robert P."},{"family":"Middleton","given":"David A."}],"issued":{"date-parts":[["2014",6]]}}}],"schema":"https://github.com/citation-style-language/schema/raw/master/csl-citation.json"} </w:instrText>
      </w:r>
      <w:r w:rsidR="00543B35">
        <w:rPr>
          <w:rFonts w:ascii="Arial" w:hAnsi="Arial" w:cs="Arial"/>
          <w:iCs/>
          <w:sz w:val="22"/>
          <w:szCs w:val="22"/>
        </w:rPr>
        <w:fldChar w:fldCharType="separate"/>
      </w:r>
      <w:r w:rsidR="00543B35" w:rsidRPr="00543B35">
        <w:rPr>
          <w:rFonts w:ascii="Arial" w:hAnsi="Arial" w:cs="Arial"/>
          <w:kern w:val="0"/>
          <w:sz w:val="22"/>
          <w:vertAlign w:val="superscript"/>
        </w:rPr>
        <w:t>67,68</w:t>
      </w:r>
      <w:r w:rsidR="00543B35">
        <w:rPr>
          <w:rFonts w:ascii="Arial" w:hAnsi="Arial" w:cs="Arial"/>
          <w:iCs/>
          <w:sz w:val="22"/>
          <w:szCs w:val="22"/>
        </w:rPr>
        <w:fldChar w:fldCharType="end"/>
      </w:r>
      <w:r w:rsidRPr="002A5D47">
        <w:rPr>
          <w:rFonts w:ascii="Arial" w:hAnsi="Arial" w:cs="Arial"/>
          <w:iCs/>
          <w:sz w:val="22"/>
          <w:szCs w:val="22"/>
        </w:rPr>
        <w:t>. The GST-tag enhances solubility, enables purification on glutathione-coated columns, and serves as a control for monomeric versus aggregated medin, as it inhibits amyloid formation</w:t>
      </w:r>
      <w:r w:rsidR="00F20A52">
        <w:rPr>
          <w:rFonts w:ascii="Arial" w:hAnsi="Arial" w:cs="Arial"/>
          <w:iCs/>
          <w:sz w:val="22"/>
          <w:szCs w:val="22"/>
        </w:rPr>
        <w:fldChar w:fldCharType="begin"/>
      </w:r>
      <w:r w:rsidR="00F20A52">
        <w:rPr>
          <w:rFonts w:ascii="Arial" w:hAnsi="Arial" w:cs="Arial"/>
          <w:iCs/>
          <w:sz w:val="22"/>
          <w:szCs w:val="22"/>
        </w:rPr>
        <w:instrText xml:space="preserve"> ADDIN ZOTERO_ITEM CSL_CITATION {"citationID":"0qzT5mfV","properties":{"formattedCitation":"\\super 69\\nosupersub{}","plainCitation":"69","noteIndex":0},"citationItems":[{"id":1608,"uris":["http://zotero.org/users/10812369/items/2NL2SJAI"],"itemData":{"id":1608,"type":"chapter","abstract":"This chapter describes the use of glutathione S-transferase (GST) gene fusion proteins as a method for inducible, high-level protein expression and purification from bacterial cell lysates. The protein is expressed in a pGEX vector, with the GST moiety located at the N-terminus followed by the target protein. The use of GST as a fusion tag is desirable because it can act as a chaperone to facilitate protein folding, and frequently the fusion protein can be expressed as a soluble protein rather than in inclusion bodies. Additionally, the GST fusion protein can be affinity purified facilely without denaturation or use of mild detergents. The fusion protein is captured by immobilized glutathione and impurities are washed away. The fusion protein then is eluted under mild, non-denaturing conditions using reduced glutathione. If desired, the removal of the GST affinity tag is accomplished by using a site-specific protease recognition sequence located between the GST moiety and the target protein. Purified proteins have been used successfully in immunological studies, structure determinations, vaccine production, protein-protein, and proteinDNA interaction studies and other biochemical analysis.","container-title":"Protein Chromatography","event-place":"Totowa, NJ","ISBN":"978-1-60761-912-3","language":"en","note":"collection-title: Methods in Molecular Biology\nDOI: 10.1007/978-1-60761-913-0_14","page":"259-280","publisher":"Humana Press","publisher-place":"Totowa, NJ","source":"DOI.org (Crossref)","title":"Purification of Proteins Fused to Glutathione S-Transferase","URL":"https://link.springer.com/10.1007/978-1-60761-913-0_14","volume":"681","editor":[{"family":"Walls","given":"Dermot"},{"family":"Loughran","given":"Sinéad T."}],"author":[{"family":"Harper","given":"Sandra"},{"family":"Speicher","given":"David W."}],"accessed":{"date-parts":[["2025",1,23]]},"issued":{"date-parts":[["2011"]]}}}],"schema":"https://github.com/citation-style-language/schema/raw/master/csl-citation.json"} </w:instrText>
      </w:r>
      <w:r w:rsidR="00F20A52">
        <w:rPr>
          <w:rFonts w:ascii="Arial" w:hAnsi="Arial" w:cs="Arial"/>
          <w:iCs/>
          <w:sz w:val="22"/>
          <w:szCs w:val="22"/>
        </w:rPr>
        <w:fldChar w:fldCharType="separate"/>
      </w:r>
      <w:r w:rsidR="00F20A52" w:rsidRPr="00F20A52">
        <w:rPr>
          <w:rFonts w:ascii="Arial" w:hAnsi="Arial" w:cs="Arial"/>
          <w:kern w:val="0"/>
          <w:sz w:val="22"/>
          <w:vertAlign w:val="superscript"/>
        </w:rPr>
        <w:t>69</w:t>
      </w:r>
      <w:r w:rsidR="00F20A52">
        <w:rPr>
          <w:rFonts w:ascii="Arial" w:hAnsi="Arial" w:cs="Arial"/>
          <w:iCs/>
          <w:sz w:val="22"/>
          <w:szCs w:val="22"/>
        </w:rPr>
        <w:fldChar w:fldCharType="end"/>
      </w:r>
      <w:r w:rsidR="00F20A52" w:rsidRPr="00F20A52">
        <w:rPr>
          <w:rFonts w:ascii="Arial" w:hAnsi="Arial" w:cs="Arial"/>
          <w:iCs/>
          <w:sz w:val="22"/>
          <w:szCs w:val="22"/>
          <w:vertAlign w:val="superscript"/>
        </w:rPr>
        <w:t>,</w:t>
      </w:r>
      <w:r w:rsidR="00543B35">
        <w:rPr>
          <w:rFonts w:ascii="Arial" w:hAnsi="Arial" w:cs="Arial"/>
          <w:iCs/>
          <w:sz w:val="22"/>
          <w:szCs w:val="22"/>
        </w:rPr>
        <w:fldChar w:fldCharType="begin"/>
      </w:r>
      <w:r w:rsidR="00F20A52">
        <w:rPr>
          <w:rFonts w:ascii="Arial" w:hAnsi="Arial" w:cs="Arial"/>
          <w:iCs/>
          <w:sz w:val="22"/>
          <w:szCs w:val="22"/>
        </w:rPr>
        <w:instrText xml:space="preserve"> ADDIN ZOTERO_ITEM CSL_CITATION {"citationID":"zwyExfTp","properties":{"formattedCitation":"\\super 67\\nosupersub{}","plainCitation":"67","noteIndex":0},"citationItems":[{"id":1320,"uris":["http://zotero.org/users/10812369/items/XNSTFXEF"],"itemData":{"id":1320,"type":"article-journal","abstract":"Medin amyloid a</w:instrText>
      </w:r>
      <w:r w:rsidR="00F20A52">
        <w:rPr>
          <w:rFonts w:ascii="Cambria Math" w:hAnsi="Cambria Math" w:cs="Cambria Math"/>
          <w:iCs/>
          <w:sz w:val="22"/>
          <w:szCs w:val="22"/>
        </w:rPr>
        <w:instrText>ﬀ</w:instrText>
      </w:r>
      <w:r w:rsidR="00F20A52">
        <w:rPr>
          <w:rFonts w:ascii="Arial" w:hAnsi="Arial" w:cs="Arial"/>
          <w:iCs/>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F20A52">
        <w:rPr>
          <w:rFonts w:ascii="Cambria Math" w:hAnsi="Cambria Math" w:cs="Cambria Math"/>
          <w:iCs/>
          <w:sz w:val="22"/>
          <w:szCs w:val="22"/>
        </w:rPr>
        <w:instrText>ﬀ</w:instrText>
      </w:r>
      <w:r w:rsidR="00F20A52">
        <w:rPr>
          <w:rFonts w:ascii="Arial" w:hAnsi="Arial" w:cs="Arial"/>
          <w:iCs/>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O."},{"family":"Näslund","given":"Jan"},{"family":"Westermark","given":"Per"}],"issued":{"date-parts":[["2007",10]]}}}],"schema":"https://github.com/citation-style-language/schema/raw/master/csl-citation.json"} </w:instrText>
      </w:r>
      <w:r w:rsidR="00543B35">
        <w:rPr>
          <w:rFonts w:ascii="Arial" w:hAnsi="Arial" w:cs="Arial"/>
          <w:iCs/>
          <w:sz w:val="22"/>
          <w:szCs w:val="22"/>
        </w:rPr>
        <w:fldChar w:fldCharType="separate"/>
      </w:r>
      <w:r w:rsidR="00F20A52" w:rsidRPr="00F20A52">
        <w:rPr>
          <w:rFonts w:ascii="Arial" w:hAnsi="Arial" w:cs="Arial"/>
          <w:kern w:val="0"/>
          <w:sz w:val="22"/>
          <w:vertAlign w:val="superscript"/>
        </w:rPr>
        <w:t>67</w:t>
      </w:r>
      <w:r w:rsidR="00543B35">
        <w:rPr>
          <w:rFonts w:ascii="Arial" w:hAnsi="Arial" w:cs="Arial"/>
          <w:iCs/>
          <w:sz w:val="22"/>
          <w:szCs w:val="22"/>
        </w:rPr>
        <w:fldChar w:fldCharType="end"/>
      </w:r>
      <w:r w:rsidRPr="002A5D47">
        <w:rPr>
          <w:rFonts w:ascii="Arial" w:hAnsi="Arial" w:cs="Arial"/>
          <w:iCs/>
          <w:sz w:val="22"/>
          <w:szCs w:val="22"/>
        </w:rPr>
        <w:t xml:space="preserve">. After cleavage with </w:t>
      </w:r>
      <w:proofErr w:type="spellStart"/>
      <w:r w:rsidRPr="002A5D47">
        <w:rPr>
          <w:rFonts w:ascii="Arial" w:hAnsi="Arial" w:cs="Arial"/>
          <w:iCs/>
          <w:sz w:val="22"/>
          <w:szCs w:val="22"/>
        </w:rPr>
        <w:t>PrecissionProtease</w:t>
      </w:r>
      <w:proofErr w:type="spellEnd"/>
      <w:r w:rsidRPr="002A5D47">
        <w:rPr>
          <w:rFonts w:ascii="Arial" w:hAnsi="Arial" w:cs="Arial"/>
          <w:iCs/>
          <w:sz w:val="22"/>
          <w:szCs w:val="22"/>
        </w:rPr>
        <w:t>,</w:t>
      </w:r>
      <w:r w:rsidR="00F20A52">
        <w:rPr>
          <w:rFonts w:ascii="Arial" w:hAnsi="Arial" w:cs="Arial"/>
          <w:iCs/>
          <w:sz w:val="22"/>
          <w:szCs w:val="22"/>
        </w:rPr>
        <w:t xml:space="preserve"> a GST-specific protease,</w:t>
      </w:r>
      <w:r w:rsidRPr="002A5D47">
        <w:rPr>
          <w:rFonts w:ascii="Arial" w:hAnsi="Arial" w:cs="Arial"/>
          <w:iCs/>
          <w:sz w:val="22"/>
          <w:szCs w:val="22"/>
        </w:rPr>
        <w:t xml:space="preserve"> I will assess fibril formation using the thioflavin T (ThT) assay</w:t>
      </w:r>
      <w:r w:rsidR="00F20A52">
        <w:rPr>
          <w:rFonts w:ascii="Arial" w:hAnsi="Arial" w:cs="Arial"/>
          <w:iCs/>
          <w:sz w:val="22"/>
          <w:szCs w:val="22"/>
        </w:rPr>
        <w:fldChar w:fldCharType="begin"/>
      </w:r>
      <w:r w:rsidR="00F20A52">
        <w:rPr>
          <w:rFonts w:ascii="Arial" w:hAnsi="Arial" w:cs="Arial"/>
          <w:iCs/>
          <w:sz w:val="22"/>
          <w:szCs w:val="22"/>
        </w:rPr>
        <w:instrText xml:space="preserve"> ADDIN ZOTERO_ITEM CSL_CITATION {"citationID":"8TnNDdX7","properties":{"formattedCitation":"\\super 70,71\\nosupersub{}","plainCitation":"70,71","noteIndex":0},"citationItems":[{"id":1480,"uris":["http://zotero.org/users/10812369/items/HTCQXBPZ"],"itemData":{"id":1480,"type":"article-journal","abstract":"Intense efforts to detect, diagnose, and analyze the kinetic and structural properties of amyloid ﬁbrils have generated a powerful toolkit of amyloid-speciﬁc molecular probes. Since its ﬁrst description in 1959, the ﬂuorescent dye Thioﬂavin-T (ThT) has become among the most widely used “gold standards” for selectively staining and identifying amyloid ﬁbrils both in vivo and in vitro. The large enhancement of its ﬂuorescence emission upon binding to ﬁbrils makes ThT a particularly powerful and convenient tool. Despite its widespread use in clinical and basic science applications, the molecular mechanism for the ability of ThT to recognize diverse types of amyloid ﬁbrils and for the dye's characteristic ﬂuorescence has only begun to be elucidated. Here, we review recent progress in the understanding of ThT–ﬁbril interactions at an atomic resolution. These studies have yielded important insights into amyloid structures and the processes of ﬁbril formation, and they also offer guidance for designing the next generation of amyloid assembly diagnostics, inhibitors, and therapeutics.","container-title":"Biochimica et Biophysica Acta (BBA) - Proteins and Proteomics","DOI":"10.1016/j.bbapap.2010.04.001","ISSN":"15709639","issue":"7","journalAbbreviation":"Biochimica et Biophysica Acta (BBA) - Proteins and Proteomics","language":"en","license":"https://www.elsevier.com/tdm/userlicense/1.0/","page":"1405-1412","source":"DOI.org (Crossref)","title":"Molecular mechanism of Thioflavin-T binding to amyloid fibrils","volume":"1804","author":[{"family":"Biancalana","given":"Matthew"},{"family":"Koide","given":"Shohei"}],"issued":{"date-parts":[["2010",7]]}}},{"id":1486,"uris":["http://zotero.org/users/10812369/items/QVP4VSGJ"],"itemData":{"id":1486,"type":"article-journal","abstract":"Thioflavin T (ThT) has been widely used to investigate amyloid formation since 1989. While concerns have recently been raised about its use as a probe specific for amyloid, ThT still continues to be a very valuable tool for studying kinetic aspects of fibrillation and associated inhibition mechanisms. This review aims to provide a conceptual instruction manual, covering appropriate considerations and pitfalls related to the use of ThT. We start by giving a brief introduction to amyloid formation with focus on the morphology of different aggregate species, followed by a discussion of the quality of protein needed to obtain reliable fibrillation data. After an overview of the photochemical basis for ThT’s amyloid binding properties and artifacts that may arise from this, we describe how to plan and analyze ThT assays. We conclude with recommendations for complementary techniques to address shortcomings in the ThT assay.","container-title":"Amyloid","DOI":"10.1080/13506129.2017.1304905","ISSN":"1350-6129, 1744-2818","issue":"1","journalAbbreviation":"Amyloid","language":"en","page":"1-16","source":"DOI.org (Crossref)","title":"ThT 101: a primer on the use of thioflavin T to investigate amyloid formation","title-short":"ThT 101","volume":"24","author":[{"family":"Gade Malmos","given":"Kirsten"},{"family":"Blancas-Mejia","given":"Luis M."},{"family":"Weber","given":"Benedikt"},{"family":"Buchner","given":"Johannes"},{"family":"Ramirez-Alvarado","given":"Marina"},{"family":"Naiki","given":"Hironobu"},{"family":"Otzen","given":"Daniel"}],"issued":{"date-parts":[["2017",1,2]]}}}],"schema":"https://github.com/citation-style-language/schema/raw/master/csl-citation.json"} </w:instrText>
      </w:r>
      <w:r w:rsidR="00F20A52">
        <w:rPr>
          <w:rFonts w:ascii="Arial" w:hAnsi="Arial" w:cs="Arial"/>
          <w:iCs/>
          <w:sz w:val="22"/>
          <w:szCs w:val="22"/>
        </w:rPr>
        <w:fldChar w:fldCharType="separate"/>
      </w:r>
      <w:r w:rsidR="00F20A52" w:rsidRPr="00F20A52">
        <w:rPr>
          <w:rFonts w:ascii="Arial" w:hAnsi="Arial" w:cs="Arial"/>
          <w:kern w:val="0"/>
          <w:sz w:val="22"/>
          <w:vertAlign w:val="superscript"/>
        </w:rPr>
        <w:t>70,71</w:t>
      </w:r>
      <w:r w:rsidR="00F20A52">
        <w:rPr>
          <w:rFonts w:ascii="Arial" w:hAnsi="Arial" w:cs="Arial"/>
          <w:iCs/>
          <w:sz w:val="22"/>
          <w:szCs w:val="22"/>
        </w:rPr>
        <w:fldChar w:fldCharType="end"/>
      </w:r>
      <w:r w:rsidRPr="002A5D47">
        <w:rPr>
          <w:rFonts w:ascii="Arial" w:hAnsi="Arial" w:cs="Arial"/>
          <w:iCs/>
          <w:sz w:val="22"/>
          <w:szCs w:val="22"/>
        </w:rPr>
        <w:t>, with GST-tagged medin as a negative control and Aβ 1-40/1-42 as positive controls. Once aggregation conditions are established, I will coat ELISA plates with recombinant medin, incubate with serum or antibodies, and detect binding with enzyme-conjugated secondary antibodies. Sensitivity and specificity will be assessed using anti-medin polyclonal antibodies</w:t>
      </w:r>
      <w:r>
        <w:rPr>
          <w:rFonts w:ascii="Arial" w:hAnsi="Arial" w:cs="Arial"/>
          <w:iCs/>
          <w:sz w:val="22"/>
          <w:szCs w:val="22"/>
        </w:rPr>
        <w:t xml:space="preserve"> (rabbit polyclonal, which I had made through </w:t>
      </w:r>
      <w:proofErr w:type="spellStart"/>
      <w:r>
        <w:rPr>
          <w:rFonts w:ascii="Arial" w:hAnsi="Arial" w:cs="Arial"/>
          <w:iCs/>
          <w:sz w:val="22"/>
          <w:szCs w:val="22"/>
        </w:rPr>
        <w:t>GenScript</w:t>
      </w:r>
      <w:proofErr w:type="spellEnd"/>
      <w:r w:rsidRPr="002A5D47">
        <w:rPr>
          <w:rFonts w:ascii="Arial" w:hAnsi="Arial" w:cs="Arial"/>
          <w:iCs/>
          <w:sz w:val="22"/>
          <w:szCs w:val="22"/>
        </w:rPr>
        <w:t xml:space="preserve"> </w:t>
      </w:r>
      <w:r>
        <w:rPr>
          <w:rFonts w:ascii="Arial" w:hAnsi="Arial" w:cs="Arial"/>
          <w:iCs/>
          <w:sz w:val="22"/>
          <w:szCs w:val="22"/>
        </w:rPr>
        <w:t xml:space="preserve">to the medin fragment) </w:t>
      </w:r>
      <w:r w:rsidRPr="002A5D47">
        <w:rPr>
          <w:rFonts w:ascii="Arial" w:hAnsi="Arial" w:cs="Arial"/>
          <w:iCs/>
          <w:sz w:val="22"/>
          <w:szCs w:val="22"/>
        </w:rPr>
        <w:t>and seropositive patients as positive controls, and anti-GFAP antibodies and healthy donors as negative controls</w:t>
      </w:r>
      <w:r w:rsidR="00F20A52">
        <w:rPr>
          <w:rFonts w:ascii="Arial" w:hAnsi="Arial" w:cs="Arial"/>
          <w:iCs/>
          <w:sz w:val="22"/>
          <w:szCs w:val="22"/>
        </w:rPr>
        <w:t>.</w:t>
      </w:r>
    </w:p>
    <w:p w14:paraId="75BEE530" w14:textId="77777777" w:rsidR="00A16AB3" w:rsidRPr="002A5D47" w:rsidRDefault="00A16AB3" w:rsidP="00A16AB3">
      <w:pPr>
        <w:rPr>
          <w:rFonts w:ascii="Arial" w:hAnsi="Arial" w:cs="Arial"/>
          <w:b/>
          <w:bCs/>
          <w:sz w:val="22"/>
          <w:szCs w:val="22"/>
        </w:rPr>
      </w:pPr>
    </w:p>
    <w:p w14:paraId="376B596D" w14:textId="08AA6313" w:rsidR="00A16AB3" w:rsidRPr="00F32498" w:rsidRDefault="00A16AB3" w:rsidP="00A16AB3">
      <w:pPr>
        <w:rPr>
          <w:rFonts w:ascii="Arial" w:hAnsi="Arial" w:cs="Arial"/>
          <w:iCs/>
          <w:sz w:val="22"/>
          <w:szCs w:val="22"/>
        </w:rPr>
      </w:pPr>
      <w:r w:rsidRPr="00F32498">
        <w:rPr>
          <w:rFonts w:ascii="Arial" w:hAnsi="Arial" w:cs="Arial"/>
          <w:i/>
          <w:sz w:val="22"/>
          <w:szCs w:val="22"/>
        </w:rPr>
        <w:t>Expected outcomes, caveats, and alternative approaches</w:t>
      </w:r>
      <w:r w:rsidRPr="00F32498">
        <w:rPr>
          <w:rFonts w:ascii="Arial" w:hAnsi="Arial" w:cs="Arial"/>
          <w:sz w:val="22"/>
          <w:szCs w:val="22"/>
        </w:rPr>
        <w:t>: Given prior studies</w:t>
      </w:r>
      <w:r w:rsidR="00F20A52">
        <w:rPr>
          <w:rFonts w:ascii="Arial" w:hAnsi="Arial" w:cs="Arial"/>
          <w:sz w:val="22"/>
          <w:szCs w:val="22"/>
        </w:rPr>
        <w:fldChar w:fldCharType="begin"/>
      </w:r>
      <w:r w:rsidR="00F20A52">
        <w:rPr>
          <w:rFonts w:ascii="Arial" w:hAnsi="Arial" w:cs="Arial"/>
          <w:sz w:val="22"/>
          <w:szCs w:val="22"/>
        </w:rPr>
        <w:instrText xml:space="preserve"> ADDIN ZOTERO_ITEM CSL_CITATION {"citationID":"paiNjCRo","properties":{"formattedCitation":"\\super 67,68\\nosupersub{}","plainCitation":"67,68","noteIndex":0},"citationItems":[{"id":1320,"uris":["http://zotero.org/users/10812369/items/XNSTFXEF"],"itemData":{"id":1320,"type":"article-journal","abstract":"Medin amyloid a</w:instrText>
      </w:r>
      <w:r w:rsidR="00F20A52">
        <w:rPr>
          <w:rFonts w:ascii="Cambria Math" w:hAnsi="Cambria Math" w:cs="Cambria Math"/>
          <w:sz w:val="22"/>
          <w:szCs w:val="22"/>
        </w:rPr>
        <w:instrText>ﬀ</w:instrText>
      </w:r>
      <w:r w:rsidR="00F20A52">
        <w:rPr>
          <w:rFonts w:ascii="Arial" w:hAnsi="Arial" w:cs="Arial"/>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F20A52">
        <w:rPr>
          <w:rFonts w:ascii="Cambria Math" w:hAnsi="Cambria Math" w:cs="Cambria Math"/>
          <w:sz w:val="22"/>
          <w:szCs w:val="22"/>
        </w:rPr>
        <w:instrText>ﬀ</w:instrText>
      </w:r>
      <w:r w:rsidR="00F20A52">
        <w:rPr>
          <w:rFonts w:ascii="Arial" w:hAnsi="Arial" w:cs="Arial"/>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O."},{"family":"Näslund","given":"Jan"},{"family":"Westermark","given":"Per"}],"issued":{"date-parts":[["2007",10]]}}},{"id":1298,"uris":["http://zotero.org/users/10812369/items/ISKCM8FJ"],"itemData":{"id":1298,"type":"article-journal","abstract":"The 50-amino acid protein medin is the main ﬁbrillar component of human aortic medial amyloid (AMA), the most common form of localised amyloid which affects 97% of Caucasians over the age of 50. Structural models for several amyloid assemblies, including the Alzheimer’s amyloid-b peptides, have been deﬁned from solid-state nuclear magnetic resonance (SSNMR) measurements on 13C- and 15N-labelled protein ﬁbrils. SSNMR-derived structural information on ﬁbrillar medin is scant, however, because studies to date have been restricted to limited measurements on site-speciﬁcally labelled protein prepared by solid-phase synthesis. Here we report a procedure for the expression of a SUMO-medin fusion protein in Escherichia coli and IMAC puriﬁcation yielding pure, uniformly 13C,15N-labelled medin in quantities required for SSNMR analysis. Thioﬂavin T ﬂuorescence and dynamic light scattering measurements and transmission electron microscopy analysis conﬁrm that recombinant medin assembles into amyloid-like ﬁbrils over a 48-h period. The ﬁrst 13C and 15N SSNMR spectra obtained for uniformly-labelled ﬁbrils indicate that medin adopts a predominantly b-sheet conformation with some unstructured elements, and provide the basis for further, more detailed structural investigations.","container-title":"Protein Expression and Purification","DOI":"10.1016/j.pep.2014.02.009","ISSN":"10465928","journalAbbreviation":"Protein Expression and Purification","language":"en","page":"32-37","source":"DOI.org (Crossref)","title":"Expression and purification of the aortic amyloid polypeptide medin","volume":"98","author":[{"family":"Davies","given":"Hannah A."},{"family":"Wilkinson","given":"Mark C."},{"family":"Gibson","given":"Robert P."},{"family":"Middleton","given":"David A."}],"issued":{"date-parts":[["2014",6]]}}}],"schema":"https://github.com/citation-style-language/schema/raw/master/csl-citation.json"} </w:instrText>
      </w:r>
      <w:r w:rsidR="00F20A52">
        <w:rPr>
          <w:rFonts w:ascii="Arial" w:hAnsi="Arial" w:cs="Arial"/>
          <w:sz w:val="22"/>
          <w:szCs w:val="22"/>
        </w:rPr>
        <w:fldChar w:fldCharType="separate"/>
      </w:r>
      <w:r w:rsidR="00F20A52" w:rsidRPr="00F20A52">
        <w:rPr>
          <w:rFonts w:ascii="Arial" w:hAnsi="Arial" w:cs="Arial"/>
          <w:kern w:val="0"/>
          <w:sz w:val="22"/>
          <w:vertAlign w:val="superscript"/>
        </w:rPr>
        <w:t>67,68</w:t>
      </w:r>
      <w:r w:rsidR="00F20A52">
        <w:rPr>
          <w:rFonts w:ascii="Arial" w:hAnsi="Arial" w:cs="Arial"/>
          <w:sz w:val="22"/>
          <w:szCs w:val="22"/>
        </w:rPr>
        <w:fldChar w:fldCharType="end"/>
      </w:r>
      <w:r w:rsidR="00F20A52">
        <w:rPr>
          <w:rFonts w:ascii="Arial" w:hAnsi="Arial" w:cs="Arial"/>
          <w:sz w:val="22"/>
          <w:szCs w:val="22"/>
        </w:rPr>
        <w:t xml:space="preserve">, </w:t>
      </w:r>
      <w:r w:rsidRPr="00F32498">
        <w:rPr>
          <w:rFonts w:ascii="Arial" w:hAnsi="Arial" w:cs="Arial"/>
          <w:sz w:val="22"/>
          <w:szCs w:val="22"/>
        </w:rPr>
        <w:t>I expect that expression, purification and aggregation of recombinant medin will be successful. If protein expression and purification is sub-optimal, I will switch to SUMO tag, which is used in cases of difficult to express proteins. One caveat of this approach is that ELISA assays can exhibit non-specific binding of antibodies to the target protein</w:t>
      </w:r>
      <w:r w:rsidR="00645803">
        <w:rPr>
          <w:rFonts w:ascii="Arial" w:hAnsi="Arial" w:cs="Arial"/>
          <w:sz w:val="22"/>
          <w:szCs w:val="22"/>
        </w:rPr>
        <w:fldChar w:fldCharType="begin"/>
      </w:r>
      <w:r w:rsidR="00645803">
        <w:rPr>
          <w:rFonts w:ascii="Arial" w:hAnsi="Arial" w:cs="Arial"/>
          <w:sz w:val="22"/>
          <w:szCs w:val="22"/>
        </w:rPr>
        <w:instrText xml:space="preserve"> ADDIN ZOTERO_ITEM CSL_CITATION {"citationID":"5sYJ1drK","properties":{"formattedCitation":"\\super 72\\nosupersub{}","plainCitation":"72","noteIndex":0},"citationItems":[{"id":1973,"uris":["http://zotero.org/users/10812369/items/UUA2DMKX"],"itemData":{"id":1973,"type":"article-journal","container-title":"Blood Transfusion","DOI":"10.2450/2007.0047-07","ISSN":"1723-2007","language":"en","source":"DOI.org (CSL JSON)","title":"Factors affecting the antigen-antibody reaction","URL":"https://doi.org/10.2450/2007.0047-07","author":[{"family":"Reverberi","given":"Roberto"},{"family":"Reverberi","given":"Lorenzo"}],"accessed":{"date-parts":[["2025",3,31]]},"issued":{"date-parts":[["2007"]]}}}],"schema":"https://github.com/citation-style-language/schema/raw/master/csl-citation.json"} </w:instrText>
      </w:r>
      <w:r w:rsidR="00645803">
        <w:rPr>
          <w:rFonts w:ascii="Arial" w:hAnsi="Arial" w:cs="Arial"/>
          <w:sz w:val="22"/>
          <w:szCs w:val="22"/>
        </w:rPr>
        <w:fldChar w:fldCharType="separate"/>
      </w:r>
      <w:r w:rsidR="00645803" w:rsidRPr="00645803">
        <w:rPr>
          <w:rFonts w:ascii="Arial" w:hAnsi="Arial" w:cs="Arial"/>
          <w:kern w:val="0"/>
          <w:sz w:val="22"/>
          <w:vertAlign w:val="superscript"/>
        </w:rPr>
        <w:t>72</w:t>
      </w:r>
      <w:r w:rsidR="00645803">
        <w:rPr>
          <w:rFonts w:ascii="Arial" w:hAnsi="Arial" w:cs="Arial"/>
          <w:sz w:val="22"/>
          <w:szCs w:val="22"/>
        </w:rPr>
        <w:fldChar w:fldCharType="end"/>
      </w:r>
      <w:r w:rsidRPr="00F32498">
        <w:rPr>
          <w:rFonts w:ascii="Arial" w:hAnsi="Arial" w:cs="Arial"/>
          <w:sz w:val="22"/>
          <w:szCs w:val="22"/>
        </w:rPr>
        <w:t>. I will carefully test this possibility, using a range of human serum and off-target antibodies, including antibodies to other amyloid structures such as anti-</w:t>
      </w:r>
      <w:r w:rsidRPr="00F32498">
        <w:rPr>
          <w:rFonts w:ascii="Arial" w:hAnsi="Arial" w:cs="Arial"/>
          <w:iCs/>
          <w:sz w:val="22"/>
          <w:szCs w:val="22"/>
        </w:rPr>
        <w:t xml:space="preserve"> Aβ. Another caveat of the ELISA assay is batch effect, which I will minimize by preforming experiments in triplicate across multiple experiment days and averaging quantification.</w:t>
      </w:r>
    </w:p>
    <w:p w14:paraId="2C526F29" w14:textId="77777777" w:rsidR="00A16AB3" w:rsidRPr="00F32498" w:rsidRDefault="00A16AB3" w:rsidP="00A16AB3">
      <w:pPr>
        <w:rPr>
          <w:rFonts w:ascii="Arial" w:hAnsi="Arial" w:cs="Arial"/>
          <w:iCs/>
          <w:sz w:val="22"/>
          <w:szCs w:val="22"/>
        </w:rPr>
      </w:pPr>
    </w:p>
    <w:p w14:paraId="717F3316" w14:textId="710688F0" w:rsidR="00A16AB3" w:rsidRDefault="00A16AB3" w:rsidP="00A16AB3">
      <w:pPr>
        <w:rPr>
          <w:rFonts w:ascii="Arial" w:hAnsi="Arial" w:cs="Arial"/>
          <w:iCs/>
          <w:sz w:val="22"/>
          <w:szCs w:val="22"/>
        </w:rPr>
      </w:pPr>
      <w:r w:rsidRPr="00F32498">
        <w:rPr>
          <w:rFonts w:ascii="Arial" w:eastAsia="Times New Roman" w:hAnsi="Arial" w:cs="Arial"/>
          <w:i/>
          <w:iCs/>
          <w:kern w:val="0"/>
          <w:sz w:val="22"/>
          <w:szCs w:val="22"/>
          <w14:ligatures w14:val="none"/>
        </w:rPr>
        <w:lastRenderedPageBreak/>
        <w:t>Deliverables and future directions</w:t>
      </w:r>
      <w:r w:rsidRPr="00F32498">
        <w:rPr>
          <w:rFonts w:ascii="Arial" w:hAnsi="Arial" w:cs="Arial"/>
          <w:sz w:val="22"/>
          <w:szCs w:val="22"/>
        </w:rPr>
        <w:t xml:space="preserve">: This sub-aim will design a sensitive and biologically informative assay to detective autoantibodies targeting the aggregate structure of medin amyloid. </w:t>
      </w:r>
      <w:r w:rsidRPr="00F32498">
        <w:rPr>
          <w:rFonts w:ascii="Arial" w:hAnsi="Arial" w:cs="Arial"/>
          <w:iCs/>
          <w:sz w:val="22"/>
          <w:szCs w:val="22"/>
        </w:rPr>
        <w:t xml:space="preserve">This assay will be essential in the study of anti-medin autoantibodies in GCA, as it is faster, </w:t>
      </w:r>
      <w:r w:rsidR="00645803" w:rsidRPr="00F32498">
        <w:rPr>
          <w:rFonts w:ascii="Arial" w:hAnsi="Arial" w:cs="Arial"/>
          <w:iCs/>
          <w:sz w:val="22"/>
          <w:szCs w:val="22"/>
        </w:rPr>
        <w:t>cheaper,</w:t>
      </w:r>
      <w:r w:rsidRPr="00F32498">
        <w:rPr>
          <w:rFonts w:ascii="Arial" w:hAnsi="Arial" w:cs="Arial"/>
          <w:iCs/>
          <w:sz w:val="22"/>
          <w:szCs w:val="22"/>
        </w:rPr>
        <w:t xml:space="preserve"> and less technically challenging than PhIP-seq</w:t>
      </w:r>
      <w:r>
        <w:rPr>
          <w:rFonts w:ascii="Arial" w:hAnsi="Arial" w:cs="Arial"/>
          <w:iCs/>
          <w:sz w:val="22"/>
          <w:szCs w:val="22"/>
        </w:rPr>
        <w:t xml:space="preserve">, and it may prove more sensitive if the amyloid form of medin is preferentially bound by patient antibodies. </w:t>
      </w:r>
      <w:r w:rsidRPr="00F32498">
        <w:rPr>
          <w:rFonts w:ascii="Arial" w:hAnsi="Arial" w:cs="Arial"/>
          <w:iCs/>
          <w:sz w:val="22"/>
          <w:szCs w:val="22"/>
        </w:rPr>
        <w:t xml:space="preserve">As ELISAs are the standard for antibody detection in the clinical setting, </w:t>
      </w:r>
      <w:r w:rsidRPr="00F32498">
        <w:rPr>
          <w:rFonts w:ascii="Arial" w:hAnsi="Arial" w:cs="Arial"/>
          <w:iCs/>
          <w:sz w:val="22"/>
          <w:szCs w:val="22"/>
          <w:u w:val="single"/>
        </w:rPr>
        <w:t xml:space="preserve">this assay could </w:t>
      </w:r>
      <w:r>
        <w:rPr>
          <w:rFonts w:ascii="Arial" w:hAnsi="Arial" w:cs="Arial"/>
          <w:iCs/>
          <w:sz w:val="22"/>
          <w:szCs w:val="22"/>
          <w:u w:val="single"/>
        </w:rPr>
        <w:t xml:space="preserve">theoretically be the basis of a future </w:t>
      </w:r>
      <w:r w:rsidRPr="00F32498">
        <w:rPr>
          <w:rFonts w:ascii="Arial" w:hAnsi="Arial" w:cs="Arial"/>
          <w:iCs/>
          <w:sz w:val="22"/>
          <w:szCs w:val="22"/>
          <w:u w:val="single"/>
        </w:rPr>
        <w:t>clinical diagnostic, saving patients from invasive diagnostic procedures such as TAB</w:t>
      </w:r>
      <w:r w:rsidRPr="00F32498">
        <w:rPr>
          <w:rFonts w:ascii="Arial" w:hAnsi="Arial" w:cs="Arial"/>
          <w:iCs/>
          <w:sz w:val="22"/>
          <w:szCs w:val="22"/>
        </w:rPr>
        <w:t xml:space="preserve">. </w:t>
      </w:r>
    </w:p>
    <w:p w14:paraId="37D7BFDD" w14:textId="77777777" w:rsidR="00A16AB3" w:rsidRPr="00F32498" w:rsidRDefault="00A16AB3" w:rsidP="00A16AB3">
      <w:pPr>
        <w:rPr>
          <w:rFonts w:ascii="Arial" w:hAnsi="Arial" w:cs="Arial"/>
          <w:iCs/>
          <w:sz w:val="22"/>
          <w:szCs w:val="22"/>
        </w:rPr>
      </w:pPr>
    </w:p>
    <w:p w14:paraId="6AE85846" w14:textId="77777777" w:rsidR="00A16AB3" w:rsidRDefault="00A16AB3" w:rsidP="00A16AB3">
      <w:pPr>
        <w:rPr>
          <w:rFonts w:ascii="Arial" w:hAnsi="Arial" w:cs="Arial"/>
          <w:b/>
          <w:bCs/>
          <w:sz w:val="22"/>
          <w:szCs w:val="22"/>
        </w:rPr>
      </w:pPr>
      <w:r w:rsidRPr="00F32498">
        <w:rPr>
          <w:rFonts w:ascii="Arial" w:hAnsi="Arial" w:cs="Arial"/>
          <w:b/>
          <w:bCs/>
          <w:sz w:val="22"/>
          <w:szCs w:val="22"/>
        </w:rPr>
        <w:t>Aim 1.3: Establish the seroprevalence of conformational anti-medin autoantibodies in large patient cohort using ELISA assay.</w:t>
      </w:r>
    </w:p>
    <w:p w14:paraId="6E8F7135" w14:textId="77777777" w:rsidR="00A16AB3" w:rsidRDefault="00A16AB3" w:rsidP="00A16AB3">
      <w:pPr>
        <w:rPr>
          <w:rFonts w:ascii="Arial" w:hAnsi="Arial" w:cs="Arial"/>
          <w:iCs/>
          <w:sz w:val="22"/>
          <w:szCs w:val="22"/>
        </w:rPr>
      </w:pPr>
      <w:r w:rsidRPr="00F32498">
        <w:rPr>
          <w:rFonts w:ascii="Arial" w:hAnsi="Arial" w:cs="Arial"/>
          <w:i/>
          <w:iCs/>
          <w:sz w:val="22"/>
          <w:szCs w:val="22"/>
        </w:rPr>
        <w:t xml:space="preserve">Experimental approach: </w:t>
      </w:r>
      <w:r w:rsidRPr="00F32498">
        <w:rPr>
          <w:rFonts w:ascii="Arial" w:hAnsi="Arial" w:cs="Arial"/>
          <w:iCs/>
          <w:sz w:val="22"/>
          <w:szCs w:val="22"/>
        </w:rPr>
        <w:t xml:space="preserve">Using the ELISA developed in Aim 1.2, I will first profile anti-medin autoantibodies in all patient cohorts to calculate the seroprevalence of anti-medin amyloid autoantibodies. I will utilize the controls outlined in Aim 1.2 to ensure the accuracy of ELISA measurements. </w:t>
      </w:r>
    </w:p>
    <w:p w14:paraId="0FF70128" w14:textId="77777777" w:rsidR="00A16AB3" w:rsidRPr="002A5D47" w:rsidRDefault="00A16AB3" w:rsidP="00A16AB3">
      <w:pPr>
        <w:rPr>
          <w:rFonts w:ascii="Arial" w:hAnsi="Arial" w:cs="Arial"/>
          <w:b/>
          <w:bCs/>
          <w:sz w:val="22"/>
          <w:szCs w:val="22"/>
        </w:rPr>
      </w:pPr>
    </w:p>
    <w:p w14:paraId="11F41B99" w14:textId="77777777" w:rsidR="00A16AB3" w:rsidRPr="00F32498" w:rsidRDefault="00A16AB3" w:rsidP="00A16AB3">
      <w:pPr>
        <w:rPr>
          <w:rFonts w:ascii="Arial" w:hAnsi="Arial" w:cs="Arial"/>
          <w:sz w:val="22"/>
          <w:szCs w:val="22"/>
        </w:rPr>
      </w:pPr>
      <w:r w:rsidRPr="00F32498">
        <w:rPr>
          <w:rFonts w:ascii="Arial" w:hAnsi="Arial" w:cs="Arial"/>
          <w:i/>
          <w:sz w:val="22"/>
          <w:szCs w:val="22"/>
        </w:rPr>
        <w:t>Expected outcomes, caveats, and alternative approaches</w:t>
      </w:r>
      <w:r w:rsidRPr="00F32498">
        <w:rPr>
          <w:rFonts w:ascii="Arial" w:hAnsi="Arial" w:cs="Arial"/>
          <w:sz w:val="22"/>
          <w:szCs w:val="22"/>
        </w:rPr>
        <w:t xml:space="preserve">: </w:t>
      </w:r>
      <w:r w:rsidRPr="002A5D47">
        <w:rPr>
          <w:rFonts w:ascii="Arial" w:hAnsi="Arial" w:cs="Arial"/>
          <w:sz w:val="22"/>
          <w:szCs w:val="22"/>
        </w:rPr>
        <w:t xml:space="preserve">Amyloids have complex misfolded structures, so </w:t>
      </w:r>
      <w:r w:rsidRPr="002A5D47">
        <w:rPr>
          <w:rFonts w:ascii="Arial" w:hAnsi="Arial" w:cs="Arial"/>
          <w:sz w:val="22"/>
          <w:szCs w:val="22"/>
          <w:u w:val="single"/>
        </w:rPr>
        <w:t xml:space="preserve">I </w:t>
      </w:r>
      <w:r w:rsidRPr="000A4A0D">
        <w:rPr>
          <w:rFonts w:ascii="Arial" w:hAnsi="Arial" w:cs="Arial"/>
          <w:sz w:val="22"/>
          <w:szCs w:val="22"/>
        </w:rPr>
        <w:t>expect medin’s secondary and tertiary conformation to be critical for antibody binding—making ELISA more sensitive than PhIP-seq</w:t>
      </w:r>
      <w:r w:rsidRPr="002A5D47">
        <w:rPr>
          <w:rFonts w:ascii="Arial" w:hAnsi="Arial" w:cs="Arial"/>
          <w:sz w:val="22"/>
          <w:szCs w:val="22"/>
        </w:rPr>
        <w:t xml:space="preserve">. Based on literature and my preliminary data, I anticipate a high seroprevalence of anti-medin autoantibodies, as antibody- and complement-mediated phagocytosis of medin amyloid </w:t>
      </w:r>
      <w:r>
        <w:rPr>
          <w:rFonts w:ascii="Arial" w:hAnsi="Arial" w:cs="Arial"/>
          <w:sz w:val="22"/>
          <w:szCs w:val="22"/>
        </w:rPr>
        <w:t>may</w:t>
      </w:r>
      <w:r w:rsidRPr="002A5D47">
        <w:rPr>
          <w:rFonts w:ascii="Arial" w:hAnsi="Arial" w:cs="Arial"/>
          <w:sz w:val="22"/>
          <w:szCs w:val="22"/>
        </w:rPr>
        <w:t xml:space="preserve"> </w:t>
      </w:r>
      <w:r>
        <w:rPr>
          <w:rFonts w:ascii="Arial" w:hAnsi="Arial" w:cs="Arial"/>
          <w:sz w:val="22"/>
          <w:szCs w:val="22"/>
        </w:rPr>
        <w:t>drive</w:t>
      </w:r>
      <w:r w:rsidRPr="002A5D47">
        <w:rPr>
          <w:rFonts w:ascii="Arial" w:hAnsi="Arial" w:cs="Arial"/>
          <w:sz w:val="22"/>
          <w:szCs w:val="22"/>
        </w:rPr>
        <w:t xml:space="preserve"> </w:t>
      </w:r>
      <w:r>
        <w:rPr>
          <w:rFonts w:ascii="Arial" w:hAnsi="Arial" w:cs="Arial"/>
          <w:sz w:val="22"/>
          <w:szCs w:val="22"/>
        </w:rPr>
        <w:t>inflammation</w:t>
      </w:r>
      <w:r w:rsidRPr="002A5D47">
        <w:rPr>
          <w:rFonts w:ascii="Arial" w:hAnsi="Arial" w:cs="Arial"/>
          <w:sz w:val="22"/>
          <w:szCs w:val="22"/>
        </w:rPr>
        <w:t>. A limitation of this approach is that serum antibodies may not reflect tissue-level activity, so their pathogenic role remains unclear. I will address this in Aim 2 by using tissue immunofluorescence to examine medin’s spatial relationship with antibody deposits and immune infiltrates.</w:t>
      </w:r>
    </w:p>
    <w:p w14:paraId="5CD37BAC" w14:textId="47C9702E" w:rsidR="00A16AB3" w:rsidRPr="00F32498" w:rsidRDefault="00A16AB3" w:rsidP="00A16AB3">
      <w:pPr>
        <w:spacing w:before="100" w:beforeAutospacing="1" w:after="100" w:afterAutospacing="1"/>
        <w:rPr>
          <w:rFonts w:ascii="Arial" w:hAnsi="Arial" w:cs="Arial"/>
          <w:sz w:val="22"/>
          <w:szCs w:val="22"/>
        </w:rPr>
      </w:pPr>
      <w:r w:rsidRPr="00F32498">
        <w:rPr>
          <w:rFonts w:ascii="Arial" w:eastAsia="Times New Roman" w:hAnsi="Arial" w:cs="Arial"/>
          <w:i/>
          <w:iCs/>
          <w:kern w:val="0"/>
          <w:sz w:val="22"/>
          <w:szCs w:val="22"/>
          <w14:ligatures w14:val="none"/>
        </w:rPr>
        <w:t>Deliverables and future directions</w:t>
      </w:r>
      <w:r w:rsidRPr="00F32498">
        <w:rPr>
          <w:rFonts w:ascii="Arial" w:hAnsi="Arial" w:cs="Arial"/>
          <w:sz w:val="22"/>
          <w:szCs w:val="22"/>
        </w:rPr>
        <w:t xml:space="preserve">: </w:t>
      </w:r>
      <w:r w:rsidRPr="000A4A0D">
        <w:rPr>
          <w:rFonts w:ascii="Arial" w:hAnsi="Arial" w:cs="Arial"/>
          <w:sz w:val="22"/>
          <w:szCs w:val="22"/>
          <w:u w:val="single"/>
        </w:rPr>
        <w:t>By quantifying anti-medin autoantibodies across three large GCA cohorts using PhIP-seq and ELISA, I will define their seroprevalence and establish a robust association with disease</w:t>
      </w:r>
      <w:r w:rsidRPr="000A4A0D">
        <w:rPr>
          <w:rFonts w:ascii="Arial" w:hAnsi="Arial" w:cs="Arial"/>
          <w:sz w:val="22"/>
          <w:szCs w:val="22"/>
        </w:rPr>
        <w:t xml:space="preserve">. Future directions include in vitro assays to dissect the phagocytic clearance of opsonized medin and its effects on macrophage polarization, cloning medin-specific </w:t>
      </w:r>
      <w:r>
        <w:rPr>
          <w:rFonts w:ascii="Arial" w:hAnsi="Arial" w:cs="Arial"/>
          <w:sz w:val="22"/>
          <w:szCs w:val="22"/>
        </w:rPr>
        <w:t xml:space="preserve">memory </w:t>
      </w:r>
      <w:r w:rsidRPr="000A4A0D">
        <w:rPr>
          <w:rFonts w:ascii="Arial" w:hAnsi="Arial" w:cs="Arial"/>
          <w:sz w:val="22"/>
          <w:szCs w:val="22"/>
        </w:rPr>
        <w:t xml:space="preserve">B cells to characterize antibody-antigen </w:t>
      </w:r>
      <w:r w:rsidR="00645803" w:rsidRPr="000A4A0D">
        <w:rPr>
          <w:rFonts w:ascii="Arial" w:hAnsi="Arial" w:cs="Arial"/>
          <w:sz w:val="22"/>
          <w:szCs w:val="22"/>
        </w:rPr>
        <w:t>interactions and</w:t>
      </w:r>
      <w:r w:rsidRPr="000A4A0D">
        <w:rPr>
          <w:rFonts w:ascii="Arial" w:hAnsi="Arial" w:cs="Arial"/>
          <w:sz w:val="22"/>
          <w:szCs w:val="22"/>
        </w:rPr>
        <w:t xml:space="preserve"> testing the pathogenic potential of anti-medin antibodies in mouse models.</w:t>
      </w:r>
    </w:p>
    <w:p w14:paraId="383C4D14" w14:textId="00DA9347" w:rsidR="00A16AB3" w:rsidRPr="002A5D47" w:rsidRDefault="00A16AB3" w:rsidP="00A16AB3">
      <w:pPr>
        <w:spacing w:before="100" w:beforeAutospacing="1" w:after="100" w:afterAutospacing="1"/>
        <w:rPr>
          <w:rFonts w:ascii="Arial" w:hAnsi="Arial" w:cs="Arial"/>
          <w:b/>
          <w:iCs/>
          <w:sz w:val="22"/>
          <w:szCs w:val="22"/>
        </w:rPr>
      </w:pPr>
      <w:r w:rsidRPr="00F32498">
        <w:rPr>
          <w:rFonts w:ascii="Arial" w:hAnsi="Arial" w:cs="Arial"/>
          <w:b/>
          <w:sz w:val="22"/>
          <w:szCs w:val="22"/>
        </w:rPr>
        <w:t xml:space="preserve">Aim 1.4: Map the epitope specificity of anti-medin autoantibodies with alanine-scanning mutagenesis. </w:t>
      </w:r>
      <w:r w:rsidRPr="00F32498">
        <w:rPr>
          <w:rFonts w:ascii="Arial" w:hAnsi="Arial" w:cs="Arial"/>
          <w:i/>
          <w:iCs/>
          <w:sz w:val="22"/>
          <w:szCs w:val="22"/>
        </w:rPr>
        <w:t xml:space="preserve">Experimental approach: </w:t>
      </w:r>
      <w:r w:rsidRPr="00F32498">
        <w:rPr>
          <w:rFonts w:ascii="Arial" w:hAnsi="Arial" w:cs="Arial"/>
          <w:iCs/>
          <w:sz w:val="22"/>
          <w:szCs w:val="22"/>
        </w:rPr>
        <w:t xml:space="preserve">Using the medin cloning, expression and purification protocol outlined in Aim 1.2, I will express a tiled library of alanine mutants of the medin peptide. My mutagenesis library will consist of </w:t>
      </w:r>
      <w:r w:rsidR="00645803" w:rsidRPr="00F32498">
        <w:rPr>
          <w:rFonts w:ascii="Arial" w:hAnsi="Arial" w:cs="Arial"/>
          <w:iCs/>
          <w:sz w:val="22"/>
          <w:szCs w:val="22"/>
        </w:rPr>
        <w:t>tiled windows</w:t>
      </w:r>
      <w:r w:rsidRPr="00F32498">
        <w:rPr>
          <w:rFonts w:ascii="Arial" w:hAnsi="Arial" w:cs="Arial"/>
          <w:iCs/>
          <w:sz w:val="22"/>
          <w:szCs w:val="22"/>
        </w:rPr>
        <w:t xml:space="preserve"> of between 8-12 amino acids across the length of the medin peptide. First, I will determine the aggregation properties of these mutants using the ThT assay. </w:t>
      </w:r>
      <w:r>
        <w:rPr>
          <w:rFonts w:ascii="Arial" w:hAnsi="Arial" w:cs="Arial"/>
          <w:iCs/>
          <w:sz w:val="22"/>
          <w:szCs w:val="22"/>
        </w:rPr>
        <w:t>Based on prior studies</w:t>
      </w:r>
      <w:r w:rsidR="00645803">
        <w:rPr>
          <w:rFonts w:ascii="Arial" w:hAnsi="Arial" w:cs="Arial"/>
          <w:iCs/>
          <w:sz w:val="22"/>
          <w:szCs w:val="22"/>
        </w:rPr>
        <w:fldChar w:fldCharType="begin"/>
      </w:r>
      <w:r w:rsidR="00645803">
        <w:rPr>
          <w:rFonts w:ascii="Arial" w:hAnsi="Arial" w:cs="Arial"/>
          <w:iCs/>
          <w:sz w:val="22"/>
          <w:szCs w:val="22"/>
        </w:rPr>
        <w:instrText xml:space="preserve"> ADDIN ZOTERO_ITEM CSL_CITATION {"citationID":"KueAaGIP","properties":{"formattedCitation":"\\super 67,73\\nosupersub{}","plainCitation":"67,73","noteIndex":0},"citationItems":[{"id":1320,"uris":["http://zotero.org/users/10812369/items/XNSTFXEF"],"itemData":{"id":1320,"type":"article-journal","abstract":"Medin amyloid a</w:instrText>
      </w:r>
      <w:r w:rsidR="00645803">
        <w:rPr>
          <w:rFonts w:ascii="Cambria Math" w:hAnsi="Cambria Math" w:cs="Cambria Math"/>
          <w:iCs/>
          <w:sz w:val="22"/>
          <w:szCs w:val="22"/>
        </w:rPr>
        <w:instrText>ﬀ</w:instrText>
      </w:r>
      <w:r w:rsidR="00645803">
        <w:rPr>
          <w:rFonts w:ascii="Arial" w:hAnsi="Arial" w:cs="Arial"/>
          <w:iCs/>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645803">
        <w:rPr>
          <w:rFonts w:ascii="Cambria Math" w:hAnsi="Cambria Math" w:cs="Cambria Math"/>
          <w:iCs/>
          <w:sz w:val="22"/>
          <w:szCs w:val="22"/>
        </w:rPr>
        <w:instrText>ﬀ</w:instrText>
      </w:r>
      <w:r w:rsidR="00645803">
        <w:rPr>
          <w:rFonts w:ascii="Arial" w:hAnsi="Arial" w:cs="Arial"/>
          <w:iCs/>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O."},{"family":"Näslund","given":"Jan"},{"family":"Westermark","given":"Per"}],"issued":{"date-parts":[["2007",10]]}}},{"id":1540,"uris":["http://zotero.org/users/10812369/items/ZLXZFUBJ"],"itemData":{"id":1540,"type":"article-journal","abstract":"Over 30 polypeptides are known to assemble into highly ordered ﬁbrils associated with pathological disorders known collectively as amyloidoses. Structural studies of short model peptides are beginning to reveal trends in the types of molecular interactions that drive aggregation and stabilize the packing of β-sheet layers within ﬁbrillar assemblies. This work investigates the molecular architecture of ﬁbrils formed by the peptide AMed42-49 representing residues 42-49 of the 50 amino acid polypeptide medin associated with aortic medial amyloid, the most common form of senile localized amyloid. The peptide aggregates within 2 days to form bundles of microcrystalline-like needles displaying a high degree of order. Fibrils were prepared from peptides containing up to 23 13C labels, and the solid-state nuclear magnetic resonance (SSNMR) method rotational resonance (RR) was used to determine constraints on the distances between selective atomic sites within ﬁbrils. The constraints are consistent with unbroken β-strands hydrogen bonded in a parallel in-register arrangement within β-sheets. Further RR measurements identify close (&gt;6.5 Å) contacts between residues F43 and V46 and between S45 and V46, which can only occur between β-sheet layers and which are consistent with two principal models of β-sheet arrangements. X-ray ﬁber diffraction from partially aligned ﬁbrils revealed the classical amyloid diffraction pattern, and comparison of patterns calculated from model coordinates with experimental data allowed determination of a consistent molecular model.","container-title":"Biochemistry","DOI":"10.1021/bi802164e","ISSN":"0006-2960, 1520-4995","issue":"14","journalAbbreviation":"Biochemistry","language":"en","page":"3089-3099","source":"DOI.org (Crossref)","title":"Cross-β Spine Architecture of Fibrils Formed by the Amyloidogenic Segment NFGSVQFV of Medin from Solid-State NMR and X-ray Fiber Diffraction Measurements","volume":"48","author":[{"family":"Madine","given":"Jillian"},{"family":"Copland","given":"Alastair"},{"family":"Serpell","given":"Louise C."},{"family":"Middleton","given":"David A."}],"issued":{"date-parts":[["2009",4,14]]}}}],"schema":"https://github.com/citation-style-language/schema/raw/master/csl-citation.json"} </w:instrText>
      </w:r>
      <w:r w:rsidR="00645803">
        <w:rPr>
          <w:rFonts w:ascii="Arial" w:hAnsi="Arial" w:cs="Arial"/>
          <w:iCs/>
          <w:sz w:val="22"/>
          <w:szCs w:val="22"/>
        </w:rPr>
        <w:fldChar w:fldCharType="separate"/>
      </w:r>
      <w:r w:rsidR="00645803" w:rsidRPr="00645803">
        <w:rPr>
          <w:rFonts w:ascii="Arial" w:hAnsi="Arial" w:cs="Arial"/>
          <w:kern w:val="0"/>
          <w:sz w:val="22"/>
          <w:vertAlign w:val="superscript"/>
        </w:rPr>
        <w:t>67,73</w:t>
      </w:r>
      <w:r w:rsidR="00645803">
        <w:rPr>
          <w:rFonts w:ascii="Arial" w:hAnsi="Arial" w:cs="Arial"/>
          <w:iCs/>
          <w:sz w:val="22"/>
          <w:szCs w:val="22"/>
        </w:rPr>
        <w:fldChar w:fldCharType="end"/>
      </w:r>
      <w:r w:rsidR="00645803">
        <w:rPr>
          <w:rFonts w:ascii="Arial" w:hAnsi="Arial" w:cs="Arial"/>
          <w:iCs/>
          <w:sz w:val="22"/>
          <w:szCs w:val="22"/>
        </w:rPr>
        <w:t>,</w:t>
      </w:r>
      <w:r>
        <w:rPr>
          <w:rFonts w:ascii="Arial" w:hAnsi="Arial" w:cs="Arial"/>
          <w:iCs/>
          <w:sz w:val="22"/>
          <w:szCs w:val="22"/>
        </w:rPr>
        <w:t xml:space="preserve"> I expect</w:t>
      </w:r>
      <w:r w:rsidRPr="00F32498">
        <w:rPr>
          <w:rFonts w:ascii="Arial" w:hAnsi="Arial" w:cs="Arial"/>
          <w:iCs/>
          <w:sz w:val="22"/>
          <w:szCs w:val="22"/>
        </w:rPr>
        <w:t xml:space="preserve"> mutants in the C-terminus of medin peptide will inhibit or limit aggregation. Next, I will screen a subset of patients from my larger cohort that are seropositive and negative for medin autoantibodies on the mutant library to map variants that inhibit binding.  </w:t>
      </w:r>
    </w:p>
    <w:p w14:paraId="7C65B8B3" w14:textId="337A8C6F" w:rsidR="00A16AB3" w:rsidRPr="00F32498" w:rsidRDefault="00A16AB3" w:rsidP="00A16AB3">
      <w:pPr>
        <w:rPr>
          <w:rFonts w:ascii="Arial" w:hAnsi="Arial" w:cs="Arial"/>
          <w:color w:val="000000" w:themeColor="text1"/>
          <w:sz w:val="22"/>
          <w:szCs w:val="22"/>
        </w:rPr>
      </w:pPr>
      <w:r w:rsidRPr="00F32498">
        <w:rPr>
          <w:rFonts w:ascii="Arial" w:hAnsi="Arial" w:cs="Arial"/>
          <w:i/>
          <w:sz w:val="22"/>
          <w:szCs w:val="22"/>
        </w:rPr>
        <w:t>Expected outcomes, caveats, and alternative approaches</w:t>
      </w:r>
      <w:r w:rsidRPr="00F32498">
        <w:rPr>
          <w:rFonts w:ascii="Arial" w:hAnsi="Arial" w:cs="Arial"/>
          <w:color w:val="000000" w:themeColor="text1"/>
          <w:sz w:val="22"/>
          <w:szCs w:val="22"/>
        </w:rPr>
        <w:t>: Previous epitope mapping by PhIP</w:t>
      </w:r>
      <w:r w:rsidR="00645803">
        <w:rPr>
          <w:rFonts w:ascii="Arial" w:hAnsi="Arial" w:cs="Arial"/>
          <w:color w:val="000000" w:themeColor="text1"/>
          <w:sz w:val="22"/>
          <w:szCs w:val="22"/>
        </w:rPr>
        <w:t>-</w:t>
      </w:r>
      <w:r w:rsidRPr="00F32498">
        <w:rPr>
          <w:rFonts w:ascii="Arial" w:hAnsi="Arial" w:cs="Arial"/>
          <w:color w:val="000000" w:themeColor="text1"/>
          <w:sz w:val="22"/>
          <w:szCs w:val="22"/>
        </w:rPr>
        <w:t>seq in our lab has yielded single-amino acid resolution of epitope specificity</w:t>
      </w:r>
      <w:r w:rsidR="00645803">
        <w:rPr>
          <w:rFonts w:ascii="Arial" w:hAnsi="Arial" w:cs="Arial"/>
          <w:color w:val="000000" w:themeColor="text1"/>
          <w:sz w:val="22"/>
          <w:szCs w:val="22"/>
        </w:rPr>
        <w:fldChar w:fldCharType="begin"/>
      </w:r>
      <w:r w:rsidR="00645803">
        <w:rPr>
          <w:rFonts w:ascii="Arial" w:hAnsi="Arial" w:cs="Arial"/>
          <w:color w:val="000000" w:themeColor="text1"/>
          <w:sz w:val="22"/>
          <w:szCs w:val="22"/>
        </w:rPr>
        <w:instrText xml:space="preserve"> ADDIN ZOTERO_ITEM CSL_CITATION {"citationID":"4o16qDHP","properties":{"formattedCitation":"\\super 19,52\\nosupersub{}","plainCitation":"19,52","noteIndex":0},"citationItems":[{"id":745,"uris":["http://zotero.org/users/10812369/items/7ZAENZH6"],"itemData":{"id":745,"type":"article-journal","abstract":"Abstract\n            Paraneoplastic neurological disorders are immune-mediated diseases understood to manifest as part of a misdirected anti-tumor immune response. Paraneoplastic neurological disorder-associated autoantibodies can assist with diagnosis and enhance our understanding of tumor-associated immune processes. We designed a comprehensive library of 49-amino-acid overlapping peptides spanning the entire human proteome, including all splicing isoforms and computationally predicted coding regions. Using this library, we optimized a phage immunoprecipitation and sequencing protocol with multiple rounds of enrichment to create high-resolution epitope profiles in serum and cerebrospinal fluid (CSF) samples from patients suffering from two common paraneoplastic neurological disorders, the anti-Yo (n = 36 patients) and anti-Hu (n = 44 patients) syndromes. All (100%) anti-Yo patient samples yielded enrichment of peptides from the canonical anti-Yo (CDR2 and CDR2L) antigens, while 38% of anti-Hu patients enriched peptides deriving from the nELAVL (neuronal embryonic lethal abnormal vision like) family of proteins, the anti-Hu autoantigenic target. Among the anti-Hu patient samples that were positive for nELAVL, we noted a restricted region of immunoreactivity. To achieve single amino acid resolution, we designed a novel deep mutational scanning phage library encoding all possible single-point mutants targeting the reactive nELAVL region. This analysis revealed a distinct preference for the degenerate motif, RLDxLL, shared by ELAVL2, 3 and 4. Lastly, phage immunoprecipitation sequencing identified several known autoantigens in these same patient samples, including peptides deriving from the cancer-associated antigens ZIC and SOX families of transcription factors. Overall, this optimized phage immunoprecipitation sequencing library and protocol yielded the high-resolution epitope mapping of the autoantigens targeted in anti-Yo and anti-Hu encephalitis patients to date. The results presented here further demonstrate the utility and high-resolution capability of phage immunoprecipitation sequencing for both basic science and clinical applications and for better understanding the antigenic targets and triggers of paraneoplastic neurological disorders.","container-title":"Brain Communications","DOI":"10.1093/braincomms/fcaa059","ISSN":"2632-1297","issue":"2","language":"en","page":"fcaa059","source":"DOI.org (Crossref)","title":"High-resolution epitope mapping of anti-Hu and anti-Yo autoimmunity by programmable phage display","volume":"2","author":[{"family":"O’Donovan","given":"Brian"},{"family":"Mandel-Brehm","given":"Caleigh"},{"family":"Vazquez","given":"Sara E"},{"family":"Liu","given":"Jamin"},{"family":"Parent","given":"Audrey V"},{"family":"Anderson","given":"Mark S"},{"family":"Kassimatis","given":"Travis"},{"family":"Zekeridou","given":"Anastasia"},{"family":"Hauser","given":"Stephen L"},{"family":"Pittock","given":"Sean J"},{"family":"Chow","given":"Eric"},{"family":"Wilson","given":"Michael R"},{"family":"DeRisi","given":"Joseph L"}],"issued":{"date-parts":[["2020",7,1]]}}},{"id":1435,"uris":["http://zotero.org/users/10812369/items/N52PH878"],"itemData":{"id":1435,"type":"article-journal","abstract":"Abstract\n            \n              Multisystem inflammatory syndrome in children (MIS-C) is a severe, post-infectious sequela of SARS-CoV-2 infection\n              1,2\n              , yet the pathophysiological mechanism connecting the infection to the broad inflammatory syndrome remains unknown. Here we leveraged a large set of samples from patients with MIS-C to identify a distinct set of host proteins targeted by patient autoantibodies including a particular autoreactive epitope within SNX8, a protein involved in regulating an antiviral pathway associated with MIS-C pathogenesis. In parallel, we also probed antibody responses from patients with MIS-C to the complete SARS-CoV-2 proteome and found enriched reactivity against a distinct domain of the SARS-CoV-2 nucleocapsid protein. The immunogenic regions of the viral nucleocapsid and host SNX8 proteins bear remarkable sequence similarity. Consequently, we found that many children with anti-SNX8 autoantibodies also have cross-reactive T cells engaging both the SNX8 and the SARS-CoV-2 nucleocapsid protein epitopes. Together, these findings suggest that patients with MIS-C develop a characteristic immune response to the SARS-CoV-2 nucleocapsid protein that is associated with cross-reactivity to the self-protein SNX8, demonstrating a mechanistic link between the infection and the inflammatory syndrome, with implications for better understanding a range of post-infectious autoinflammatory diseases.","container-title":"Nature","DOI":"10.1038/s41586-024-07722-4","ISSN":"0028-0836, 1476-4687","issue":"8025","journalAbbreviation":"Nature","language":"en","page":"622-629","source":"DOI.org (Crossref)","title":"Molecular mimicry in multisystem inflammatory syndrome in children","volume":"632","author":[{"family":"Bodansky","given":"Aaron"},{"family":"Mettelman","given":"Robert C."},{"family":"Sabatino","given":"Joseph J."},{"family":"Vazquez","given":"Sara E."},{"family":"Chou","given":"Janet"},{"family":"Novak","given":"Tanya"},{"family":"Moffitt","given":"Kristin L."},{"family":"Miller","given":"Haleigh S."},{"family":"Kung","given":"Andrew F."},{"family":"Rackaityte","given":"Elze"},{"family":"Zamecnik","given":"Colin R."},{"family":"Rajan","given":"Jayant V."},{"family":"Kortbawi","given":"Hannah"},{"family":"Mandel-Brehm","given":"Caleigh"},{"family":"Mitchell","given":"Anthea"},{"family":"Wang","given":"Chung-Yu"},{"family":"Saxena","given":"Aditi"},{"family":"Zorn","given":"Kelsey"},{"family":"Yu","given":"David J. L."},{"family":"Pogorelyy","given":"Mikhail V."},{"family":"Awad","given":"Walid"},{"family":"Kirk","given":"Allison M."},{"family":"Asaki","given":"James"},{"family":"Pluvinage","given":"John V."},{"family":"Wilson","given":"Michael R."},{"family":"Zambrano","given":"Laura D."},{"family":"Campbell","given":"Angela P."},{"literal":"Overcoming COVID-19 Network Investigators"},{"family":"Loftis","given":"Laura L."},{"family":"Hobbs","given":"Charlotte V."},{"family":"Tarquinio","given":"Keiko M."},{"family":"Kong","given":"Michele"},{"family":"Fitzgerald","given":"Julie C."},{"family":"Espinal","given":"Paula S."},{"family":"Walker","given":"Tracie C."},{"family":"Schwartz","given":"Stephanie P."},{"family":"Crandall","given":"Hillary"},{"family":"Irby","given":"Katherine"},{"family":"Staat","given":"Mary Allen"},{"family":"Rowan","given":"Courtney M."},{"family":"Schuster","given":"Jennifer E."},{"family":"Halasa","given":"Natasha B."},{"family":"Gertz","given":"Shira J."},{"family":"Mack","given":"Elizabeth H."},{"family":"Maddux","given":"Aline B."},{"family":"Cvijanovich","given":"Natalie Z."},{"family":"Zinter","given":"Matt S."},{"family":"Thomas","given":"Paul G."},{"family":"Randolph","given":"Adrienne G."},{"family":"Anderson","given":"Mark S."},{"family":"DeRisi","given":"Joseph L."}],"issued":{"date-parts":[["2024",8,15]]}}}],"schema":"https://github.com/citation-style-language/schema/raw/master/csl-citation.json"} </w:instrText>
      </w:r>
      <w:r w:rsidR="00645803">
        <w:rPr>
          <w:rFonts w:ascii="Arial" w:hAnsi="Arial" w:cs="Arial"/>
          <w:color w:val="000000" w:themeColor="text1"/>
          <w:sz w:val="22"/>
          <w:szCs w:val="22"/>
        </w:rPr>
        <w:fldChar w:fldCharType="separate"/>
      </w:r>
      <w:r w:rsidR="00645803" w:rsidRPr="00645803">
        <w:rPr>
          <w:rFonts w:ascii="Arial" w:hAnsi="Arial" w:cs="Arial"/>
          <w:color w:val="000000"/>
          <w:kern w:val="0"/>
          <w:sz w:val="22"/>
          <w:vertAlign w:val="superscript"/>
        </w:rPr>
        <w:t>19,52</w:t>
      </w:r>
      <w:r w:rsidR="00645803">
        <w:rPr>
          <w:rFonts w:ascii="Arial" w:hAnsi="Arial" w:cs="Arial"/>
          <w:color w:val="000000" w:themeColor="text1"/>
          <w:sz w:val="22"/>
          <w:szCs w:val="22"/>
        </w:rPr>
        <w:fldChar w:fldCharType="end"/>
      </w:r>
      <w:r w:rsidRPr="00F32498">
        <w:rPr>
          <w:rFonts w:ascii="Arial" w:hAnsi="Arial" w:cs="Arial"/>
          <w:color w:val="000000" w:themeColor="text1"/>
          <w:sz w:val="22"/>
          <w:szCs w:val="22"/>
        </w:rPr>
        <w:t>, therefore I expect this technique to perform well against medin and GCA patient serum. However, it may be that anti-medin antibodies are more diffuse or promiscuous with respect to binding epitope. In this case, I propose to compare individuals to derive both shared and private medin epitopes.</w:t>
      </w:r>
    </w:p>
    <w:p w14:paraId="656BB352" w14:textId="78461402" w:rsidR="00A16AB3" w:rsidRPr="00F32498" w:rsidRDefault="00A16AB3" w:rsidP="00A16AB3">
      <w:pPr>
        <w:spacing w:before="100" w:beforeAutospacing="1" w:after="100" w:afterAutospacing="1"/>
        <w:rPr>
          <w:rFonts w:ascii="Arial" w:hAnsi="Arial" w:cs="Arial"/>
          <w:sz w:val="22"/>
          <w:szCs w:val="22"/>
        </w:rPr>
      </w:pPr>
      <w:r w:rsidRPr="00F32498">
        <w:rPr>
          <w:rFonts w:ascii="Arial" w:eastAsia="Times New Roman" w:hAnsi="Arial" w:cs="Arial"/>
          <w:i/>
          <w:iCs/>
          <w:kern w:val="0"/>
          <w:sz w:val="22"/>
          <w:szCs w:val="22"/>
          <w14:ligatures w14:val="none"/>
        </w:rPr>
        <w:t>Deliverables and future directions</w:t>
      </w:r>
      <w:r w:rsidRPr="00F32498">
        <w:rPr>
          <w:rFonts w:ascii="Arial" w:hAnsi="Arial" w:cs="Arial"/>
          <w:sz w:val="22"/>
          <w:szCs w:val="22"/>
        </w:rPr>
        <w:t xml:space="preserve">: This aim will establish the immunogenic regions within medin amyloid in GCA seropositive patients. Mapping the epitope-specificity of this autoimmune antigen lays the </w:t>
      </w:r>
      <w:r w:rsidR="00645803" w:rsidRPr="00F32498">
        <w:rPr>
          <w:rFonts w:ascii="Arial" w:hAnsi="Arial" w:cs="Arial"/>
          <w:sz w:val="22"/>
          <w:szCs w:val="22"/>
        </w:rPr>
        <w:t>groundwork</w:t>
      </w:r>
      <w:r w:rsidRPr="00F32498">
        <w:rPr>
          <w:rFonts w:ascii="Arial" w:hAnsi="Arial" w:cs="Arial"/>
          <w:sz w:val="22"/>
          <w:szCs w:val="22"/>
        </w:rPr>
        <w:t xml:space="preserve"> for future biophysical work on this antibody-antigen interaction</w:t>
      </w:r>
      <w:r>
        <w:rPr>
          <w:rFonts w:ascii="Arial" w:hAnsi="Arial" w:cs="Arial"/>
          <w:sz w:val="22"/>
          <w:szCs w:val="22"/>
        </w:rPr>
        <w:t xml:space="preserve">, the product of which will ultimately inform therapeutic interventions. </w:t>
      </w:r>
    </w:p>
    <w:p w14:paraId="6FCB3A36"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Aim 2: Using patient biopsies, investigate medin-specific immunoglobin deposition relative to medin amyloid aggregation and human cell infiltrates. </w:t>
      </w:r>
    </w:p>
    <w:p w14:paraId="62851942" w14:textId="77777777" w:rsidR="00A16AB3" w:rsidRPr="00F32498" w:rsidRDefault="00A16AB3" w:rsidP="00A16AB3">
      <w:pPr>
        <w:rPr>
          <w:rFonts w:ascii="Arial" w:hAnsi="Arial" w:cs="Arial"/>
          <w:iCs/>
          <w:sz w:val="22"/>
          <w:szCs w:val="22"/>
        </w:rPr>
      </w:pPr>
      <w:r w:rsidRPr="00CC0C4D">
        <w:rPr>
          <w:rFonts w:ascii="Arial" w:hAnsi="Arial" w:cs="Arial"/>
          <w:i/>
          <w:iCs/>
          <w:sz w:val="22"/>
          <w:szCs w:val="22"/>
        </w:rPr>
        <w:t>Rationale</w:t>
      </w:r>
      <w:r w:rsidRPr="00F32498">
        <w:rPr>
          <w:rFonts w:ascii="Arial" w:hAnsi="Arial" w:cs="Arial"/>
          <w:i/>
          <w:iCs/>
          <w:sz w:val="22"/>
          <w:szCs w:val="22"/>
          <w:u w:val="single"/>
        </w:rPr>
        <w:t>:</w:t>
      </w:r>
      <w:r w:rsidRPr="00F32498">
        <w:rPr>
          <w:rFonts w:ascii="Arial" w:hAnsi="Arial" w:cs="Arial"/>
          <w:iCs/>
          <w:sz w:val="22"/>
          <w:szCs w:val="22"/>
        </w:rPr>
        <w:t xml:space="preserve"> My preliminary data and the literature suggest medin is an autoantigen in GCA. To investigate this hypothesis, I will perform </w:t>
      </w:r>
      <w:r w:rsidRPr="00F32498">
        <w:rPr>
          <w:rFonts w:ascii="Arial" w:hAnsi="Arial" w:cs="Arial"/>
          <w:i/>
          <w:iCs/>
          <w:sz w:val="22"/>
          <w:szCs w:val="22"/>
        </w:rPr>
        <w:t>in situ</w:t>
      </w:r>
      <w:r w:rsidRPr="00F32498">
        <w:rPr>
          <w:rFonts w:ascii="Arial" w:hAnsi="Arial" w:cs="Arial"/>
          <w:iCs/>
          <w:sz w:val="22"/>
          <w:szCs w:val="22"/>
        </w:rPr>
        <w:t xml:space="preserve"> experiments of medin amyloid and its relation to the autoimmune landscape of GCA arteries. </w:t>
      </w:r>
      <w:r w:rsidRPr="00F32498">
        <w:rPr>
          <w:rFonts w:ascii="Arial" w:hAnsi="Arial" w:cs="Arial"/>
          <w:sz w:val="22"/>
          <w:szCs w:val="22"/>
        </w:rPr>
        <w:t xml:space="preserve">This aim will 1) preform co-localization immunofluorescent studies of medin amyloid and immunoglobin deposits in patient tissue, and 2) preform multiplexed immunofluorescence to capture the immune environment surrounding amyloid deposits in patient tissue. </w:t>
      </w:r>
    </w:p>
    <w:p w14:paraId="2726EBB2" w14:textId="77777777" w:rsidR="00A16AB3" w:rsidRPr="00F32498" w:rsidRDefault="00A16AB3" w:rsidP="00A16AB3">
      <w:pPr>
        <w:rPr>
          <w:rFonts w:ascii="Arial" w:hAnsi="Arial" w:cs="Arial"/>
          <w:sz w:val="22"/>
          <w:szCs w:val="22"/>
        </w:rPr>
      </w:pPr>
    </w:p>
    <w:p w14:paraId="1B2CC2AA" w14:textId="77777777" w:rsidR="00A16AB3" w:rsidRPr="00F32498" w:rsidRDefault="00A16AB3" w:rsidP="00A16AB3">
      <w:pPr>
        <w:rPr>
          <w:rFonts w:ascii="Arial" w:eastAsia="Cambria Math" w:hAnsi="Arial" w:cs="Arial"/>
          <w:sz w:val="22"/>
          <w:szCs w:val="22"/>
          <w:lang w:eastAsia="ja-JP"/>
        </w:rPr>
      </w:pPr>
      <w:r w:rsidRPr="00CC0C4D">
        <w:rPr>
          <w:rFonts w:ascii="Arial" w:hAnsi="Arial" w:cs="Arial"/>
          <w:i/>
          <w:iCs/>
          <w:sz w:val="22"/>
          <w:szCs w:val="22"/>
        </w:rPr>
        <w:lastRenderedPageBreak/>
        <w:t>Patient Samples:</w:t>
      </w:r>
      <w:r w:rsidRPr="00F32498">
        <w:rPr>
          <w:rFonts w:ascii="Arial" w:hAnsi="Arial" w:cs="Arial"/>
          <w:sz w:val="22"/>
          <w:szCs w:val="22"/>
        </w:rPr>
        <w:t xml:space="preserve"> I am recruiting samples for this study in collaboration with Dr. Jonathan Lu of UCSF Oculofacial Plastic Surgery. Dr. Lu expects we will consent</w:t>
      </w:r>
      <w:r>
        <w:rPr>
          <w:rFonts w:ascii="Arial" w:hAnsi="Arial" w:cs="Arial"/>
          <w:sz w:val="22"/>
          <w:szCs w:val="22"/>
        </w:rPr>
        <w:t>, under our existing IRB approved study,</w:t>
      </w:r>
      <w:r w:rsidRPr="00F32498">
        <w:rPr>
          <w:rFonts w:ascii="Arial" w:hAnsi="Arial" w:cs="Arial"/>
          <w:sz w:val="22"/>
          <w:szCs w:val="22"/>
        </w:rPr>
        <w:t xml:space="preserve"> 8 patients per month, based on prior experience, and thus </w:t>
      </w:r>
      <w:r w:rsidRPr="00F32498">
        <w:rPr>
          <w:rFonts w:ascii="Arial" w:hAnsi="Arial" w:cs="Arial"/>
          <w:sz w:val="22"/>
          <w:szCs w:val="22"/>
          <w:u w:val="single"/>
        </w:rPr>
        <w:t>we will have about 96 samples within one year of recruiting</w:t>
      </w:r>
      <w:r w:rsidRPr="00F32498">
        <w:rPr>
          <w:rFonts w:ascii="Arial" w:hAnsi="Arial" w:cs="Arial"/>
          <w:sz w:val="22"/>
          <w:szCs w:val="22"/>
        </w:rPr>
        <w:t xml:space="preserve">. I will collect tissue samples at the time of surgery from individuals undergoing temporal artery biopsy for suspected GCA diagnosis, freeze in OCT-embedded blocks and store in -80°C freezers and then will be </w:t>
      </w:r>
      <w:proofErr w:type="spellStart"/>
      <w:r w:rsidRPr="00F32498">
        <w:rPr>
          <w:rFonts w:ascii="Arial" w:hAnsi="Arial" w:cs="Arial"/>
          <w:sz w:val="22"/>
          <w:szCs w:val="22"/>
        </w:rPr>
        <w:t>cryosectioned</w:t>
      </w:r>
      <w:proofErr w:type="spellEnd"/>
      <w:r w:rsidRPr="00F32498">
        <w:rPr>
          <w:rFonts w:ascii="Arial" w:hAnsi="Arial" w:cs="Arial"/>
          <w:sz w:val="22"/>
          <w:szCs w:val="22"/>
        </w:rPr>
        <w:t xml:space="preserve"> as needed. Patients undergoing TAB with alternate diagnoses, such as infectious arteritis, polyarteritis nodosa and sarcoidosis, will be used as </w:t>
      </w:r>
      <w:r>
        <w:rPr>
          <w:rFonts w:ascii="Arial" w:hAnsi="Arial" w:cs="Arial"/>
          <w:bCs/>
          <w:sz w:val="22"/>
          <w:szCs w:val="22"/>
        </w:rPr>
        <w:t>disease comparators</w:t>
      </w:r>
      <w:r w:rsidRPr="00F32498">
        <w:rPr>
          <w:rFonts w:ascii="Arial" w:hAnsi="Arial" w:cs="Arial"/>
          <w:sz w:val="22"/>
          <w:szCs w:val="22"/>
        </w:rPr>
        <w:t xml:space="preserve">. I have additionally acquired tissue samples from two cadavers through the UCSF Willed Body Program to serve as non-cardiovascular disease </w:t>
      </w:r>
      <w:r>
        <w:rPr>
          <w:rFonts w:ascii="Arial" w:hAnsi="Arial" w:cs="Arial"/>
          <w:bCs/>
          <w:sz w:val="22"/>
          <w:szCs w:val="22"/>
        </w:rPr>
        <w:t>h</w:t>
      </w:r>
      <w:r w:rsidRPr="006A7DB6">
        <w:rPr>
          <w:rFonts w:ascii="Arial" w:hAnsi="Arial" w:cs="Arial"/>
          <w:bCs/>
          <w:sz w:val="22"/>
          <w:szCs w:val="22"/>
        </w:rPr>
        <w:t xml:space="preserve">ealthy </w:t>
      </w:r>
      <w:r>
        <w:rPr>
          <w:rFonts w:ascii="Arial" w:hAnsi="Arial" w:cs="Arial"/>
          <w:bCs/>
          <w:sz w:val="22"/>
          <w:szCs w:val="22"/>
        </w:rPr>
        <w:t>c</w:t>
      </w:r>
      <w:r w:rsidRPr="006A7DB6">
        <w:rPr>
          <w:rFonts w:ascii="Arial" w:hAnsi="Arial" w:cs="Arial"/>
          <w:bCs/>
          <w:sz w:val="22"/>
          <w:szCs w:val="22"/>
        </w:rPr>
        <w:t>ontrols</w:t>
      </w:r>
      <w:r w:rsidRPr="00F32498">
        <w:rPr>
          <w:rFonts w:ascii="Arial" w:hAnsi="Arial" w:cs="Arial"/>
          <w:b/>
          <w:sz w:val="22"/>
          <w:szCs w:val="22"/>
        </w:rPr>
        <w:t>.</w:t>
      </w:r>
    </w:p>
    <w:p w14:paraId="1F34B3AD" w14:textId="77777777" w:rsidR="00A16AB3" w:rsidRPr="00F32498" w:rsidRDefault="00A16AB3" w:rsidP="00A16AB3">
      <w:pPr>
        <w:rPr>
          <w:rFonts w:ascii="Arial" w:hAnsi="Arial" w:cs="Arial"/>
          <w:b/>
          <w:bCs/>
          <w:sz w:val="22"/>
          <w:szCs w:val="22"/>
        </w:rPr>
      </w:pPr>
    </w:p>
    <w:p w14:paraId="43DDA500" w14:textId="77777777" w:rsidR="00A16AB3" w:rsidRDefault="00A16AB3" w:rsidP="00A16AB3">
      <w:pPr>
        <w:rPr>
          <w:rFonts w:ascii="Arial" w:hAnsi="Arial" w:cs="Arial"/>
          <w:b/>
          <w:bCs/>
          <w:sz w:val="22"/>
          <w:szCs w:val="22"/>
        </w:rPr>
      </w:pPr>
      <w:r w:rsidRPr="00F32498">
        <w:rPr>
          <w:rFonts w:ascii="Arial" w:hAnsi="Arial" w:cs="Arial"/>
          <w:b/>
          <w:bCs/>
          <w:sz w:val="22"/>
          <w:szCs w:val="22"/>
        </w:rPr>
        <w:t>Aim 2.1: Investigate the spatial distribution of medin amyloid aggregates in relation to immunoglobin deposition in GCA lesions.</w:t>
      </w:r>
    </w:p>
    <w:p w14:paraId="290FD0D6" w14:textId="7DBBF0F8" w:rsidR="00A16AB3" w:rsidRPr="000A4A0D" w:rsidRDefault="00A16AB3" w:rsidP="00A16AB3">
      <w:pPr>
        <w:rPr>
          <w:rFonts w:ascii="Times New Roman" w:eastAsia="Times New Roman" w:hAnsi="Times New Roman" w:cs="Times New Roman"/>
          <w:kern w:val="0"/>
          <w14:ligatures w14:val="none"/>
        </w:rPr>
      </w:pPr>
      <w:r w:rsidRPr="00F32498">
        <w:rPr>
          <w:rFonts w:ascii="Arial" w:hAnsi="Arial" w:cs="Arial"/>
          <w:i/>
          <w:iCs/>
          <w:sz w:val="22"/>
          <w:szCs w:val="22"/>
        </w:rPr>
        <w:t xml:space="preserve">Experimental approach: </w:t>
      </w:r>
      <w:r w:rsidRPr="000A4A0D">
        <w:rPr>
          <w:rFonts w:ascii="Arial" w:eastAsia="Times New Roman" w:hAnsi="Arial" w:cs="Arial"/>
          <w:kern w:val="0"/>
          <w:sz w:val="22"/>
          <w:szCs w:val="22"/>
          <w14:ligatures w14:val="none"/>
        </w:rPr>
        <w:t xml:space="preserve">I will stain </w:t>
      </w:r>
      <w:proofErr w:type="spellStart"/>
      <w:r w:rsidRPr="000A4A0D">
        <w:rPr>
          <w:rFonts w:ascii="Arial" w:eastAsia="Times New Roman" w:hAnsi="Arial" w:cs="Arial"/>
          <w:kern w:val="0"/>
          <w:sz w:val="22"/>
          <w:szCs w:val="22"/>
          <w14:ligatures w14:val="none"/>
        </w:rPr>
        <w:t>cryosectioned</w:t>
      </w:r>
      <w:proofErr w:type="spellEnd"/>
      <w:r w:rsidRPr="000A4A0D">
        <w:rPr>
          <w:rFonts w:ascii="Arial" w:eastAsia="Times New Roman" w:hAnsi="Arial" w:cs="Arial"/>
          <w:kern w:val="0"/>
          <w:sz w:val="22"/>
          <w:szCs w:val="22"/>
          <w14:ligatures w14:val="none"/>
        </w:rPr>
        <w:t xml:space="preserve">, OCT-embedded temporal artery biopsies (TABs) using rabbit polyclonal anti-medin antibodies (from Aim 1). Human immunoglobulin deposits will be detected with fluorescent secondary antibodies to human Fc, while medin will be visualized using anti-rabbit secondary antibodies. Co-localization will be quantified using Pearson’s correlation coefficient (PCC) and </w:t>
      </w:r>
      <w:proofErr w:type="spellStart"/>
      <w:r w:rsidRPr="000A4A0D">
        <w:rPr>
          <w:rFonts w:ascii="Arial" w:eastAsia="Times New Roman" w:hAnsi="Arial" w:cs="Arial"/>
          <w:kern w:val="0"/>
          <w:sz w:val="22"/>
          <w:szCs w:val="22"/>
          <w14:ligatures w14:val="none"/>
        </w:rPr>
        <w:t>Manders</w:t>
      </w:r>
      <w:proofErr w:type="spellEnd"/>
      <w:r w:rsidRPr="000A4A0D">
        <w:rPr>
          <w:rFonts w:ascii="Arial" w:eastAsia="Times New Roman" w:hAnsi="Arial" w:cs="Arial"/>
          <w:kern w:val="0"/>
          <w:sz w:val="22"/>
          <w:szCs w:val="22"/>
          <w14:ligatures w14:val="none"/>
        </w:rPr>
        <w:t>’ overlap coefficients across multiple regions per sample</w:t>
      </w:r>
      <w:r w:rsidR="0013633C">
        <w:rPr>
          <w:rFonts w:ascii="Arial" w:eastAsia="Times New Roman" w:hAnsi="Arial" w:cs="Arial"/>
          <w:kern w:val="0"/>
          <w:sz w:val="22"/>
          <w:szCs w:val="22"/>
          <w14:ligatures w14:val="none"/>
        </w:rPr>
        <w:fldChar w:fldCharType="begin"/>
      </w:r>
      <w:r w:rsidR="0013633C">
        <w:rPr>
          <w:rFonts w:ascii="Arial" w:eastAsia="Times New Roman" w:hAnsi="Arial" w:cs="Arial"/>
          <w:kern w:val="0"/>
          <w:sz w:val="22"/>
          <w:szCs w:val="22"/>
          <w14:ligatures w14:val="none"/>
        </w:rPr>
        <w:instrText xml:space="preserve"> ADDIN ZOTERO_ITEM CSL_CITATION {"citationID":"xPPds18F","properties":{"formattedCitation":"\\super 74,75\\nosupersub{}","plainCitation":"74,75","noteIndex":0},"citationItems":[{"id":1975,"uris":["http://zotero.org/users/10812369/items/XTMI8RFC"],"itemData":{"id":1975,"type":"article-journal","abstract":"Colocalization analysis is the most common technique used for quantitative analysis of fluorescence microscopy images. Several metrics have been developed for measuring the colocalization of two probes, including Pearson's correlation coefficient (PCC) and Manders' correlation coefficient (MCC). However, once measured, the meaning of these measurements can be unclear; interpreting PCC or MCC values requires the ability to evaluate the significance of a particular measurement, or the significance of the difference between two sets of measurements. In previous work, we showed how spatial autocorrelation confounds randomization techniques commonly used for statistical analysis of colocalization data. Here we use computer simulations of biological images to show that the Student's one-sample t-test can be used to test the significance of PCC or MCC measurements of colocalization, and the Student's two-sample t-test can be used to test the significance of the difference between measurements obtained under different experimental conditions.","container-title":"Journal of Microscopy","DOI":"10.1111/jmi.12093","ISSN":"0022-2720, 1365-2818","issue":"3","journalAbbreviation":"Journal of Microscopy","language":"en","page":"295-302","source":"DOI.org (Crossref)","title":"Statistical tests for measures of colocalization in biological microscopy","volume":"252","author":[{"family":"Mcdonald","given":"John H."},{"family":"Dunn","given":"Kenneth W."}],"issued":{"date-parts":[["2013",12]]}}},{"id":1979,"uris":["http://zotero.org/users/10812369/items/MPAWBKKN"],"itemData":{"id":1979,"type":"article-journal","abstract":"Biomolecular interactions are fundamental to the vast majority of cellular processes, and identiﬁcation of the major interacting components is usually the ﬁrst step toward an understanding of the mechanisms that govern various cell functions. Thus, statistical image analyses that can be performed on ﬂuorescence microscopy images of ﬁxed or live cells have been routinely applied for biophysical and cell biological studies. These approaches measure the fraction of interacting particles by analyzing dual color ﬂuorescence images for colocalized pixels. Colocalization algorithms have proven to be effective, although the dynamic range and accuracy of these measurements has never been well established. Spatial image cross-correlation spectroscopy (ICCS), which cross-correlates spatial intensity ﬂuctuations recorded in images from two detection channels simultaneously, has also recently been shown to be an effective measure of colocalization as well. Through simulations, imaging of ﬂuorescent antibodies adsorbed on glass and cell measurements, we show that ICCS performs much better than standard colocalization algorithms at moderate to high densities of particles, which are often encountered in cellular systems. Furthermore, it was found that the density ratio between the two labeled species of interest plays a major role in the accuracy of the colocalization analysis. By applying a direct and systematic comparison between the standard, ﬂuorescence microscopy colocalization algorithm and spatial ICCS, we show regimes where each approach is applicable, and more importantly, where they fail to yield accurate results.","container-title":"Biophysical Journal","DOI":"10.1529/biophysj.106.089441","ISSN":"00063495","issue":"12","journalAbbreviation":"Biophysical Journal","language":"en","page":"4611-4622","source":"DOI.org (Crossref)","title":"A Guide to Accurate Fluorescence Microscopy Colocalization Measurements","volume":"91","author":[{"family":"Comeau","given":"Jonathan W.D."},{"family":"Costantino","given":"Santiago"},{"family":"Wiseman","given":"Paul W."}],"issued":{"date-parts":[["2006",12]]}}}],"schema":"https://github.com/citation-style-language/schema/raw/master/csl-citation.json"} </w:instrText>
      </w:r>
      <w:r w:rsidR="0013633C">
        <w:rPr>
          <w:rFonts w:ascii="Arial" w:eastAsia="Times New Roman" w:hAnsi="Arial" w:cs="Arial"/>
          <w:kern w:val="0"/>
          <w:sz w:val="22"/>
          <w:szCs w:val="22"/>
          <w14:ligatures w14:val="none"/>
        </w:rPr>
        <w:fldChar w:fldCharType="separate"/>
      </w:r>
      <w:r w:rsidR="0013633C" w:rsidRPr="0013633C">
        <w:rPr>
          <w:rFonts w:ascii="Arial" w:hAnsi="Arial" w:cs="Arial"/>
          <w:kern w:val="0"/>
          <w:sz w:val="22"/>
          <w:vertAlign w:val="superscript"/>
        </w:rPr>
        <w:t>74,75</w:t>
      </w:r>
      <w:r w:rsidR="0013633C">
        <w:rPr>
          <w:rFonts w:ascii="Arial" w:eastAsia="Times New Roman" w:hAnsi="Arial" w:cs="Arial"/>
          <w:kern w:val="0"/>
          <w:sz w:val="22"/>
          <w:szCs w:val="22"/>
          <w14:ligatures w14:val="none"/>
        </w:rPr>
        <w:fldChar w:fldCharType="end"/>
      </w:r>
      <w:r w:rsidRPr="000A4A0D">
        <w:rPr>
          <w:rFonts w:ascii="Arial" w:eastAsia="Times New Roman" w:hAnsi="Arial" w:cs="Arial"/>
          <w:kern w:val="0"/>
          <w:sz w:val="22"/>
          <w:szCs w:val="22"/>
          <w14:ligatures w14:val="none"/>
        </w:rPr>
        <w:t>. Group comparisons will be assessed using a one-sided Student’s t-test, as established in prior studies</w:t>
      </w:r>
      <w:r w:rsidR="0013633C">
        <w:rPr>
          <w:rFonts w:ascii="Arial" w:eastAsia="Times New Roman" w:hAnsi="Arial" w:cs="Arial"/>
          <w:kern w:val="0"/>
          <w:sz w:val="22"/>
          <w:szCs w:val="22"/>
          <w14:ligatures w14:val="none"/>
        </w:rPr>
        <w:fldChar w:fldCharType="begin"/>
      </w:r>
      <w:r w:rsidR="0013633C">
        <w:rPr>
          <w:rFonts w:ascii="Arial" w:eastAsia="Times New Roman" w:hAnsi="Arial" w:cs="Arial"/>
          <w:kern w:val="0"/>
          <w:sz w:val="22"/>
          <w:szCs w:val="22"/>
          <w14:ligatures w14:val="none"/>
        </w:rPr>
        <w:instrText xml:space="preserve"> ADDIN ZOTERO_ITEM CSL_CITATION {"citationID":"mLBozMY8","properties":{"formattedCitation":"\\super 74\\nosupersub{}","plainCitation":"74","noteIndex":0},"citationItems":[{"id":1975,"uris":["http://zotero.org/users/10812369/items/XTMI8RFC"],"itemData":{"id":1975,"type":"article-journal","abstract":"Colocalization analysis is the most common technique used for quantitative analysis of fluorescence microscopy images. Several metrics have been developed for measuring the colocalization of two probes, including Pearson's correlation coefficient (PCC) and Manders' correlation coefficient (MCC). However, once measured, the meaning of these measurements can be unclear; interpreting PCC or MCC values requires the ability to evaluate the significance of a particular measurement, or the significance of the difference between two sets of measurements. In previous work, we showed how spatial autocorrelation confounds randomization techniques commonly used for statistical analysis of colocalization data. Here we use computer simulations of biological images to show that the Student's one-sample t-test can be used to test the significance of PCC or MCC measurements of colocalization, and the Student's two-sample t-test can be used to test the significance of the difference between measurements obtained under different experimental conditions.","container-title":"Journal of Microscopy","DOI":"10.1111/jmi.12093","ISSN":"0022-2720, 1365-2818","issue":"3","journalAbbreviation":"Journal of Microscopy","language":"en","page":"295-302","source":"DOI.org (Crossref)","title":"Statistical tests for measures of colocalization in biological microscopy","volume":"252","author":[{"family":"Mcdonald","given":"John H."},{"family":"Dunn","given":"Kenneth W."}],"issued":{"date-parts":[["2013",12]]}}}],"schema":"https://github.com/citation-style-language/schema/raw/master/csl-citation.json"} </w:instrText>
      </w:r>
      <w:r w:rsidR="0013633C">
        <w:rPr>
          <w:rFonts w:ascii="Arial" w:eastAsia="Times New Roman" w:hAnsi="Arial" w:cs="Arial"/>
          <w:kern w:val="0"/>
          <w:sz w:val="22"/>
          <w:szCs w:val="22"/>
          <w14:ligatures w14:val="none"/>
        </w:rPr>
        <w:fldChar w:fldCharType="separate"/>
      </w:r>
      <w:r w:rsidR="0013633C" w:rsidRPr="0013633C">
        <w:rPr>
          <w:rFonts w:ascii="Arial" w:hAnsi="Arial" w:cs="Arial"/>
          <w:kern w:val="0"/>
          <w:sz w:val="22"/>
          <w:vertAlign w:val="superscript"/>
        </w:rPr>
        <w:t>74</w:t>
      </w:r>
      <w:r w:rsidR="0013633C">
        <w:rPr>
          <w:rFonts w:ascii="Arial" w:eastAsia="Times New Roman" w:hAnsi="Arial" w:cs="Arial"/>
          <w:kern w:val="0"/>
          <w:sz w:val="22"/>
          <w:szCs w:val="22"/>
          <w14:ligatures w14:val="none"/>
        </w:rPr>
        <w:fldChar w:fldCharType="end"/>
      </w:r>
      <w:r w:rsidRPr="00F32498">
        <w:rPr>
          <w:rFonts w:ascii="Arial" w:hAnsi="Arial" w:cs="Arial"/>
          <w:sz w:val="22"/>
          <w:szCs w:val="22"/>
        </w:rPr>
        <w:t>.</w:t>
      </w:r>
    </w:p>
    <w:p w14:paraId="5ECB616E" w14:textId="08FDC942" w:rsidR="00A16AB3" w:rsidRPr="00F32498" w:rsidRDefault="00A16AB3" w:rsidP="00A16AB3">
      <w:pPr>
        <w:spacing w:before="100" w:beforeAutospacing="1" w:after="100" w:afterAutospacing="1"/>
        <w:rPr>
          <w:rFonts w:ascii="Arial" w:hAnsi="Arial" w:cs="Arial"/>
          <w:color w:val="000000" w:themeColor="text1"/>
          <w:sz w:val="22"/>
          <w:szCs w:val="22"/>
        </w:rPr>
      </w:pPr>
      <w:r w:rsidRPr="00F32498">
        <w:rPr>
          <w:rFonts w:ascii="Arial" w:hAnsi="Arial" w:cs="Arial"/>
          <w:i/>
          <w:sz w:val="22"/>
          <w:szCs w:val="22"/>
        </w:rPr>
        <w:t>Expected outcomes, caveats, and alternative approaches</w:t>
      </w:r>
      <w:r w:rsidRPr="00F32498">
        <w:rPr>
          <w:rFonts w:ascii="Arial" w:hAnsi="Arial" w:cs="Arial"/>
          <w:color w:val="000000" w:themeColor="text1"/>
          <w:sz w:val="22"/>
          <w:szCs w:val="22"/>
        </w:rPr>
        <w:t xml:space="preserve">: </w:t>
      </w:r>
      <w:r w:rsidRPr="000A4A0D">
        <w:rPr>
          <w:rFonts w:ascii="Arial" w:hAnsi="Arial" w:cs="Arial"/>
          <w:color w:val="000000" w:themeColor="text1"/>
          <w:sz w:val="22"/>
          <w:szCs w:val="22"/>
        </w:rPr>
        <w:t>Medin and immunoglobulin have been shown to localize similarly in the medial layer and along the IEL in GCA lesions</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{"citationID":"FUjOoKHY","properties":{"formattedCitation":"\\super 14\\uc0\\u8211{}16,24,26\\nosupersub{}","plainCitation":"14–16,24,26","noteIndex":0},"citationItems":[{"id":1665,"uris":["http://zotero.org/users/10812369/items/UY7CSTLB"],"itemData":{"id":1665,"type":"article-journal","container-title":"Annals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13633C">
        <w:rPr>
          <w:rFonts w:ascii="Cambria Math" w:hAnsi="Cambria Math" w:cs="Cambria Math"/>
          <w:color w:val="000000" w:themeColor="text1"/>
          <w:sz w:val="22"/>
          <w:szCs w:val="22"/>
        </w:rPr>
        <w:instrText>‐</w:instrText>
      </w:r>
      <w:r w:rsidR="0013633C">
        <w:rPr>
          <w:rFonts w:ascii="Arial" w:hAnsi="Arial" w:cs="Arial"/>
          <w:color w:val="000000" w:themeColor="text1"/>
          <w:sz w:val="22"/>
          <w:szCs w:val="22"/>
        </w:rPr>
        <w:instrText>amyloid in ageing inflamed and non</w:instrText>
      </w:r>
      <w:r w:rsidR="0013633C">
        <w:rPr>
          <w:rFonts w:ascii="Cambria Math" w:hAnsi="Cambria Math" w:cs="Cambria Math"/>
          <w:color w:val="000000" w:themeColor="text1"/>
          <w:sz w:val="22"/>
          <w:szCs w:val="22"/>
        </w:rPr>
        <w:instrText>‐</w:instrText>
      </w:r>
      <w:r w:rsidR="0013633C">
        <w:rPr>
          <w:rFonts w:ascii="Arial" w:hAnsi="Arial" w:cs="Arial"/>
          <w:color w:val="000000" w:themeColor="text1"/>
          <w:sz w:val="22"/>
          <w:szCs w:val="22"/>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14–16,24,26</w:t>
      </w:r>
      <w:r w:rsidR="0013633C">
        <w:rPr>
          <w:rFonts w:ascii="Arial" w:hAnsi="Arial" w:cs="Arial"/>
          <w:color w:val="000000" w:themeColor="text1"/>
          <w:sz w:val="22"/>
          <w:szCs w:val="22"/>
        </w:rPr>
        <w:fldChar w:fldCharType="end"/>
      </w:r>
      <w:r w:rsidR="0013633C">
        <w:rPr>
          <w:rFonts w:ascii="Arial" w:hAnsi="Arial" w:cs="Arial"/>
          <w:color w:val="000000" w:themeColor="text1"/>
          <w:sz w:val="22"/>
          <w:szCs w:val="22"/>
        </w:rPr>
        <w:t xml:space="preserve">. </w:t>
      </w:r>
      <w:r w:rsidRPr="002A4DBB">
        <w:rPr>
          <w:rFonts w:ascii="Arial" w:hAnsi="Arial" w:cs="Arial"/>
          <w:color w:val="000000" w:themeColor="text1"/>
          <w:sz w:val="22"/>
          <w:szCs w:val="22"/>
          <w:u w:val="single"/>
        </w:rPr>
        <w:t>I expect strong spatial overlap, supporting medin as a target of autoantibody deposition</w:t>
      </w:r>
      <w:r w:rsidRPr="000A4A0D">
        <w:rPr>
          <w:rFonts w:ascii="Arial" w:hAnsi="Arial" w:cs="Arial"/>
          <w:color w:val="000000" w:themeColor="text1"/>
          <w:sz w:val="22"/>
          <w:szCs w:val="22"/>
        </w:rPr>
        <w:t>. A potential limitation is the untested performance of our anti-medin antibody in immunofluorescence. If necessary, I will substitute amyloid-specific dyes such as Congo Red</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{"citationID":"iWa23KMN","properties":{"formattedCitation":"\\super 76,77\\nosupersub{}","plainCitation":"76,77","noteIndex":0},"citationItems":[{"id":1470,"uris":["http://zotero.org/users/10812369/items/DT7X6XBG"],"itemData":{"id":1470,"type":"article-journal","abstract":"Amyloidosis is the result of various, differently approachable diseases. It is vital to subtype the amyloid deposits in order to establish and finally treat the underlying disease properly. Besides the classical staining with Congo red, further procedures like immunohistochemical staining are needed for classification. Here, we present a more accurate approach using Congo red/immunohistochemical double staining easily applicable in routine diagnostics. Modifications of the Congo red staining technique and the immunohistochemical procedures were needed in order to combine both staining procedures on one slide. The evaluation was done using conventional light and fluorescence microscopy. By shortening the staining time for Congo red to 10 s and by modification regarding endogenous peroxidase blockage, accurate results could be obtained for evaluating the Congo red/immunohistochemistry double staining using a fluorescence microscope. Sections of 2 μm instead of 4 μm thickness were superior for evaluation, since they increased staining specificity. The combination of Congo red and immunohistochemistry as in situ double staining on one slide is a feasible approach in the diagnosis of amyloidosis. It allows focusing on the fluorescent Congo red-positive areas when evaluating immunohistochemistry, thus avoiding signing out false-positive results. Additionally, it increases the signal-to-noise ratio of the immunohistochemically stained sections on conventional microscopy.","container-title":"Pathobiology","DOI":"10.1159/000447304","ISSN":"1015-2008, 1423-0291","issue":"1","journalAbbreviation":"Pathobiology","language":"en","license":"https://www.karger.com/Services/SiteLicenses","page":"49-55","source":"DOI.org (Crossref)","title":"A More Accurate Approach to Amyloid Detection and Subtyping: Combining in situ Congo Red Staining and Immunohistochemistry","title-short":"A More Accurate Approach to Amyloid Detection and Subtyping","volume":"84","author":[{"family":"Menter","given":"Thomas"},{"family":"Bachmann","given":"Matthias"},{"family":"Grieshaber","given":"Susanne"},{"family":"Tzankov","given":"Alexandar"}],"issued":{"date-parts":[["2017"]]}}},{"id":1505,"uris":["http://zotero.org/users/10812369/items/PPEECMZW"],"itemData":{"id":1505,"type":"article-journal","container-title":"Laboratory Investigation","DOI":"10.1038/labinvest.3700714","ISSN":"00236837","issue":"3","journalAbbreviation":"Laboratory Investigation","language":"en","page":"232-242","source":"DOI.org (Crossref)","title":"Physical basis of colors seen in Congo red-stained amyloid in polarized light","volume":"88","author":[{"family":"Howie","given":"Alexander J"},{"family":"Brewer","given":"Douglas B"},{"family":"Howell","given":"Daniel"},{"family":"Jones","given":"Adrian P"}],"issued":{"date-parts":[["2008",3]]}}}],"schema":"https://github.com/citation-style-language/schema/raw/master/csl-citation.json"}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76,77</w:t>
      </w:r>
      <w:r w:rsidR="0013633C">
        <w:rPr>
          <w:rFonts w:ascii="Arial" w:hAnsi="Arial" w:cs="Arial"/>
          <w:color w:val="000000" w:themeColor="text1"/>
          <w:sz w:val="22"/>
          <w:szCs w:val="22"/>
        </w:rPr>
        <w:fldChar w:fldCharType="end"/>
      </w:r>
      <w:r w:rsidRPr="000A4A0D">
        <w:rPr>
          <w:rFonts w:ascii="Arial" w:hAnsi="Arial" w:cs="Arial"/>
          <w:color w:val="000000" w:themeColor="text1"/>
          <w:sz w:val="22"/>
          <w:szCs w:val="22"/>
        </w:rPr>
        <w:t>or AmyTracker</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{"citationID":"PkTLSgnY","properties":{"formattedCitation":"\\super 78\\nosupersub{}","plainCitation":"78","noteIndex":0},"citationItems":[{"id":1982,"uris":["http://zotero.org/users/10812369/items/RSP7JPMR"],"itemData":{"id":1982,"type":"article-journal","abstract":"Abstract\n            \n              Complex associations exist between inflammation and thrombosis, with the inflammatory state tending to promote coagulation. Fibrinogen, an acute phase protein, has been shown to interact with the amyloidogenic ß-amyloid protein of Alzheimer’s disease. However, little is known about the association between fibrinogen and serum amyloid A (SAA), a highly fibrillogenic protein that is one of the most dramatically changing acute phase reactants in the circulation. To study the role of SAA in coagulation and thrombosis,\n              in vitro\n              experiments were performed where purified human SAA, in concentrations resembling a modest acute phase response, was added to platelet-poor plasma (PPP) and whole blood (WB), as well as purified and fluorescently labelled fibrinogen. Results from thromboelastography (TEG) suggest that SAA causes atypical coagulation with a fibrin(ogen)-mediated increase in coagulation, but a decreased platelet/fibrin(ogen) interaction. In WB scanning electron microscopy analysis, SAA mediated red blood cell (RBC) agglutination, platelet activation and clumping, but not platelet spreading. Following clot formation in PPP, the presence of SAA increased amyloid formation of fibrin(ogen) as determined both with auto-fluorescence and with fluorogenic amyloid markers, under confocal microcopy. SAA also binds to fibrinogen, as determined with a fluorescent-labelled SAA antibody and correlative light electron microscopy (CLEM). The data presented here indicate that SAA can affect coagulation by inducing amyloid formation in fibrin(ogen), as well as by propelling platelets to a more prothrombotic state. The discovery of these multiple and complex effects of SAA on coagulation invite further mechanistic analyses.","container-title":"Scientific Reports","DOI":"10.1038/s41598-019-39056-x","ISSN":"2045-2322","issue":"1","journalAbbreviation":"Sci Rep","language":"en","page":"3102","source":"DOI.org (Crossref)","title":"Serum amyloid A binds to fibrin(ogen), promoting fibrin amyloid formation","volume":"9","author":[{"family":"Page","given":"Martin J."},{"family":"Thomson","given":"Greig J. A."},{"family":"Nunes","given":"J. Massimo"},{"family":"Engelbrecht","given":"Anna-Mart"},{"family":"Nell","given":"Theo A"},{"family":"De Villiers","given":"Willem J. S."},{"family":"De Beer","given":"Maria C."},{"family":"Engelbrecht","given":"Lize"},{"family":"Kell","given":"Douglas B."},{"family":"Pretorius","given":"Etheresia"}],"issued":{"date-parts":[["2019",2,28]]}}}],"schema":"https://github.com/citation-style-language/schema/raw/master/csl-citation.json"}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78</w:t>
      </w:r>
      <w:r w:rsidR="0013633C">
        <w:rPr>
          <w:rFonts w:ascii="Arial" w:hAnsi="Arial" w:cs="Arial"/>
          <w:color w:val="000000" w:themeColor="text1"/>
          <w:sz w:val="22"/>
          <w:szCs w:val="22"/>
        </w:rPr>
        <w:fldChar w:fldCharType="end"/>
      </w:r>
      <w:r w:rsidR="0013633C">
        <w:rPr>
          <w:rFonts w:ascii="Arial" w:hAnsi="Arial" w:cs="Arial"/>
          <w:color w:val="000000" w:themeColor="text1"/>
          <w:sz w:val="22"/>
          <w:szCs w:val="22"/>
        </w:rPr>
        <w:t>.</w:t>
      </w:r>
    </w:p>
    <w:p w14:paraId="3B65A1F0" w14:textId="77777777" w:rsidR="00A16AB3" w:rsidRPr="00F32498" w:rsidRDefault="00A16AB3" w:rsidP="00A16AB3">
      <w:pPr>
        <w:spacing w:before="100" w:beforeAutospacing="1" w:after="100" w:afterAutospacing="1"/>
        <w:rPr>
          <w:rFonts w:ascii="Arial" w:eastAsia="Times New Roman" w:hAnsi="Arial" w:cs="Arial"/>
          <w:iCs/>
          <w:kern w:val="0"/>
          <w:sz w:val="22"/>
          <w:szCs w:val="22"/>
          <w14:ligatures w14:val="none"/>
        </w:rPr>
      </w:pPr>
      <w:r w:rsidRPr="00F32498">
        <w:rPr>
          <w:rFonts w:ascii="Arial" w:eastAsia="Times New Roman" w:hAnsi="Arial" w:cs="Arial"/>
          <w:i/>
          <w:iCs/>
          <w:kern w:val="0"/>
          <w:sz w:val="22"/>
          <w:szCs w:val="22"/>
          <w14:ligatures w14:val="none"/>
        </w:rPr>
        <w:t>Deliverables and future directions:</w:t>
      </w:r>
      <w:r w:rsidRPr="00F32498">
        <w:rPr>
          <w:rFonts w:ascii="Arial" w:eastAsia="Times New Roman" w:hAnsi="Arial" w:cs="Arial"/>
          <w:iCs/>
          <w:kern w:val="0"/>
          <w:sz w:val="22"/>
          <w:szCs w:val="22"/>
          <w14:ligatures w14:val="none"/>
        </w:rPr>
        <w:t xml:space="preserve"> </w:t>
      </w:r>
      <w:r w:rsidRPr="000A4A0D">
        <w:rPr>
          <w:rFonts w:ascii="Arial" w:eastAsia="Times New Roman" w:hAnsi="Arial" w:cs="Arial"/>
          <w:iCs/>
          <w:kern w:val="0"/>
          <w:sz w:val="22"/>
          <w:szCs w:val="22"/>
          <w14:ligatures w14:val="none"/>
        </w:rPr>
        <w:t xml:space="preserve">This aim will </w:t>
      </w:r>
      <w:r w:rsidRPr="002A4DBB">
        <w:rPr>
          <w:rFonts w:ascii="Arial" w:eastAsia="Times New Roman" w:hAnsi="Arial" w:cs="Arial"/>
          <w:iCs/>
          <w:kern w:val="0"/>
          <w:sz w:val="22"/>
          <w:szCs w:val="22"/>
          <w:u w:val="single"/>
          <w14:ligatures w14:val="none"/>
        </w:rPr>
        <w:t>directly link medin aggregation to humoral immunity at the site of inflammation in GCA</w:t>
      </w:r>
      <w:r>
        <w:rPr>
          <w:rFonts w:ascii="Arial" w:eastAsia="Times New Roman" w:hAnsi="Arial" w:cs="Arial"/>
          <w:iCs/>
          <w:kern w:val="0"/>
          <w:sz w:val="22"/>
          <w:szCs w:val="22"/>
          <w14:ligatures w14:val="none"/>
        </w:rPr>
        <w:t xml:space="preserve"> in valuable patient biopsy samples</w:t>
      </w:r>
      <w:r w:rsidRPr="000A4A0D">
        <w:rPr>
          <w:rFonts w:ascii="Arial" w:eastAsia="Times New Roman" w:hAnsi="Arial" w:cs="Arial"/>
          <w:iCs/>
          <w:kern w:val="0"/>
          <w:sz w:val="22"/>
          <w:szCs w:val="22"/>
          <w14:ligatures w14:val="none"/>
        </w:rPr>
        <w:t>. Follow-up studies, such as IP-mass spectrometry of TAB tissue, could confirm in situ anti-medin antibody binding.</w:t>
      </w:r>
    </w:p>
    <w:p w14:paraId="45023A05"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Aim 2.2: Investigate the spatial distribution of medin amyloid aggregates in relation to multicellular immune cell infiltrate in GCA lesions.</w:t>
      </w:r>
    </w:p>
    <w:p w14:paraId="0178B6C0" w14:textId="77777777" w:rsidR="00A16AB3" w:rsidRDefault="00A16AB3" w:rsidP="00A16AB3">
      <w:pPr>
        <w:rPr>
          <w:rFonts w:ascii="Arial" w:hAnsi="Arial" w:cs="Arial"/>
          <w:iCs/>
          <w:sz w:val="22"/>
          <w:szCs w:val="22"/>
        </w:rPr>
      </w:pPr>
      <w:r w:rsidRPr="00F32498">
        <w:rPr>
          <w:rFonts w:ascii="Arial" w:hAnsi="Arial" w:cs="Arial"/>
          <w:i/>
          <w:iCs/>
          <w:sz w:val="22"/>
          <w:szCs w:val="22"/>
        </w:rPr>
        <w:t xml:space="preserve">Experimental approach: </w:t>
      </w:r>
      <w:r w:rsidRPr="002A4DBB">
        <w:rPr>
          <w:rFonts w:ascii="Arial" w:hAnsi="Arial" w:cs="Arial"/>
          <w:iCs/>
          <w:sz w:val="22"/>
          <w:szCs w:val="22"/>
        </w:rPr>
        <w:t xml:space="preserve">Using multiplexed immunofluorescence on </w:t>
      </w:r>
      <w:proofErr w:type="spellStart"/>
      <w:r w:rsidRPr="002A4DBB">
        <w:rPr>
          <w:rFonts w:ascii="Arial" w:hAnsi="Arial" w:cs="Arial"/>
          <w:iCs/>
          <w:sz w:val="22"/>
          <w:szCs w:val="22"/>
        </w:rPr>
        <w:t>cryosectioned</w:t>
      </w:r>
      <w:proofErr w:type="spellEnd"/>
      <w:r w:rsidRPr="002A4DBB">
        <w:rPr>
          <w:rFonts w:ascii="Arial" w:hAnsi="Arial" w:cs="Arial"/>
          <w:iCs/>
          <w:sz w:val="22"/>
          <w:szCs w:val="22"/>
        </w:rPr>
        <w:t xml:space="preserve"> TABs, I will stain for medin (anti-medin rabbit antibody) alongside markers for immune populations: T cells (CD3), B cells (CD20), complement (C3), macrophages/MGCs (CD68), and dendritic cells (CD11c). This will reveal whether medin aggregates are spatially enriched near specific immune subsets.</w:t>
      </w:r>
    </w:p>
    <w:p w14:paraId="0F078A91" w14:textId="77777777" w:rsidR="00A16AB3" w:rsidRPr="00F32498" w:rsidRDefault="00A16AB3" w:rsidP="00A16AB3">
      <w:pPr>
        <w:rPr>
          <w:rFonts w:ascii="Arial" w:eastAsia="Times New Roman" w:hAnsi="Arial" w:cs="Arial"/>
          <w:kern w:val="0"/>
          <w:sz w:val="22"/>
          <w:szCs w:val="22"/>
          <w14:ligatures w14:val="none"/>
        </w:rPr>
      </w:pPr>
    </w:p>
    <w:p w14:paraId="2F5B939A" w14:textId="0D8CB59F" w:rsidR="00A16AB3" w:rsidRPr="00F32498" w:rsidRDefault="00A16AB3" w:rsidP="00A16AB3">
      <w:pPr>
        <w:rPr>
          <w:rFonts w:ascii="Arial" w:eastAsia="Times New Roman" w:hAnsi="Arial" w:cs="Arial"/>
          <w:kern w:val="0"/>
          <w:sz w:val="22"/>
          <w:szCs w:val="22"/>
          <w14:ligatures w14:val="none"/>
        </w:rPr>
      </w:pPr>
      <w:r w:rsidRPr="00F32498">
        <w:rPr>
          <w:rFonts w:ascii="Arial" w:hAnsi="Arial" w:cs="Arial"/>
          <w:i/>
          <w:sz w:val="22"/>
          <w:szCs w:val="22"/>
        </w:rPr>
        <w:t>Expected outcomes, caveats, and alternative approaches</w:t>
      </w:r>
      <w:r w:rsidRPr="00F32498">
        <w:rPr>
          <w:rFonts w:ascii="Arial" w:hAnsi="Arial" w:cs="Arial"/>
          <w:color w:val="000000" w:themeColor="text1"/>
          <w:sz w:val="22"/>
          <w:szCs w:val="22"/>
        </w:rPr>
        <w:t xml:space="preserve">: </w:t>
      </w:r>
      <w:r w:rsidRPr="002A4DBB">
        <w:rPr>
          <w:rFonts w:ascii="Arial" w:hAnsi="Arial" w:cs="Arial"/>
          <w:color w:val="000000" w:themeColor="text1"/>
          <w:sz w:val="22"/>
          <w:szCs w:val="22"/>
        </w:rPr>
        <w:t>I anticipate that medin will co-localize with macrophage and MGC infiltrates, consistent with its proposed role in antibody- and complement-mediated phagocytosis</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{"citationID":"vnoE9TZu","properties":{"formattedCitation":"\\super 59\\uc0\\u8211{}61\\nosupersub{}","plainCitation":"59–61","noteIndex":0},"citationItems":[{"id":1812,"uris":["http://zotero.org/users/10812369/items/2IEXKHYP"],"itemData":{"id":1812,"type":"article-journal","container-title":"Nature","DOI":"10.1038/nature09494","ISSN":"0028-0836, 1476-4687","issue":"7320","journalAbbreviation":"Nature","language":"en","license":"http://www.springer.com/tdm","page":"93-97","source":"DOI.org (Crossref)","title":"Antibodies to human serum amyloid P component eliminate visceral amyloid deposits","volume":"468","author":[{"family":"Bodin","given":"Karl"},{"family":"Ellmerich","given":"Stephan"},{"family":"Kahan","given":"Melvyn C."},{"family":"Tennent","given":"Glenys A."},{"family":"Loesch","given":"Andrzej"},{"family":"Gilbertson","given":"Janet A."},{"family":"Hutchinson","given":"Winston L."},{"family":"Mangione","given":"Palma P."},{"family":"Gallimore","given":"J. Ruth"},{"family":"Millar","given":"David J."},{"family":"Minogue","given":"Shane"},{"family":"Dhillon","given":"Amar P."},{"family":"Taylor","given":"Graham W."},{"family":"Bradwell","given":"Arthur R."},{"family":"Petrie","given":"Aviva"},{"family":"Gillmore","given":"Julian D."},{"family":"Bellotti","given":"Vittorio"},{"family":"Botto","given":"Marina"},{"family":"Hawkins","given":"Philip N."},{"family":"Pepys","given":"Mark B."}],"issued":{"date-parts":[["2010",11]]}}},{"id":1811,"uris":["http://zotero.org/users/10812369/items/N2MDUZBA"],"itemData":{"id":1811,"type":"article-journal","abstract":"BACKGROUND The amyloid fibril deposits that cause systemic amyloidosis always contain the nonfibrillar normal plasma protein, serum amyloid P component (SAP). The drug (R)-1-[6-[(R)-2-carboxy-pyrrolidin-1-yl]-6-oxo-hexanoyl]pyrrolidine-2-carboxylic acid (CPHPC) efficiently depletes SAP from the plasma but leaves some SAP in amyloid deposits that can be specifically targeted by therapeutic IgG anti-SAP antibodies. In murine amyloid A type amyloidosis, the binding of these antibodies to the residual SAP in amyloid deposits activates complement and triggers the rapid clearance of amyloid by macrophage-derived multinucleated giant cells.\nMETHODS We conducted an open-label, single-dose-escalation, phase 1 trial involving 15 patients with systemic amyloidosis. After first using CPHPC to deplete circulating SAP, we infused a fully humanized monoclonal IgG1 anti-SAP antibody. Patients with clinical evidence of cardiac involvement were not included for safety reasons. Organ function, inflammatory markers, and amyloid load were monitored.\nRESULTS There were no serious adverse events. Infusion reactions occurred in some of the initial recipients of larger doses of antibody; reactions were reduced by slowing the infusion rate for later patients. At 6 weeks, patients who had received a sufficient dose of antibody in relation to their amyloid load had decreased liver stiffness, as measured with the use of transient elastography. These patients also had improvements in liver function in association with a substantial reduction in hepatic amyloid load, as shown by means of SAP scintigraphy and measurement of extracellular volume by magnetic resonance imaging. A reduction in kidney amyloid load and shrinkage of an amyloid-laden lymph node were also observed.\nCONCLUSIONS Treatment with CPHPC followed by an anti-SAP antibody safely triggered clearance of amyloid deposits from the liver and some other tissues. (Funded by GlaxoSmithKline; ClinicalTrials.gov number, NCT01777243.)","container-title":"New England Journal of Medicine","DOI":"10.1056/NEJMoa1504942","ISSN":"0028-4793, 1533-4406","issue":"12","journalAbbreviation":"N Engl J Med","language":"en","page":"1106-1114","source":"DOI.org (Crossref)","title":"Therapeutic Clearance of Amyloid by Antibodies to Serum Amyloid P Component","volume":"373","author":[{"family":"Richards","given":"Duncan B."},{"family":"Cookson","given":"Louise M."},{"family":"Berges","given":"Alienor C."},{"family":"Barton","given":"Sharon V."},{"family":"Lane","given":"Thirusha"},{"family":"Ritter","given":"James M."},{"family":"Fontana","given":"Marianna"},{"family":"Moon","given":"James C."},{"family":"Pinzani","given":"Massimo"},{"family":"Gillmore","given":"Julian D."},{"family":"Hawkins","given":"Philip N."},{"family":"Pepys","given":"Mark B."}],"issued":{"date-parts":[["2015",9,17]]}}},{"id":1737,"uris":["http://zotero.org/users/10812369/items/76WFFRYX"],"itemData":{"id":1737,"type":"article-journal","abstract":"Multinucleated giant cells (MGCs) form by fusion of macrophages and are presumed to contribute to the removal of debris from tissues. In a systematic in vitro analysis, we show that IL-4-induced MGCs phagocytosed large and complement-opsonized materials more effectively than their unfused M2 macrophage precursors. MGC expression of complement receptor 4 (CR4) was increased, but it functioned primarily as an adhesion integrin. In contrast, although expression of CR3 was not increased, it became functionally activated during fusion and was located on the extensive membrane rufﬂes created by excess plasma membrane arising from macrophage fusion. The combination of increased membrane area and activated CR3 speciﬁcally equips MGCs to engulf large complement-coated targets. Moreover, we demonstrate these features in vivo in the recently described complement-dependent therapeutic elimination of systemic amyloid deposits by MGCs. MGCs are evidently more than the sum of their macrophage parts.","container-title":"Cell Reports","DOI":"10.1016/j.celrep.2015.10.065","ISSN":"22111247","issue":"9","journalAbbreviation":"Cell Reports","language":"en","page":"1937-1948","source":"DOI.org (Crossref)","title":"Multinucleated Giant Cells Are Specialized for Complement-Mediated Phagocytosis and Large Target Destruction","volume":"13","author":[{"family":"Milde","given":"Ronny"},{"family":"Ritter","given":"Julia"},{"family":"Tennent","given":"Glenys A."},{"family":"Loesch","given":"Andrzej"},{"family":"Martinez","given":"Fernando O."},{"family":"Gordon","given":"Siamon"},{"family":"Pepys","given":"Mark B."},{"family":"Verschoor","given":"Admar"},{"family":"Helming","given":"Laura"}],"issued":{"date-parts":[["2015",12]]}}}],"schema":"https://github.com/citation-style-language/schema/raw/master/csl-citation.json"}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59–61</w:t>
      </w:r>
      <w:r w:rsidR="0013633C">
        <w:rPr>
          <w:rFonts w:ascii="Arial" w:hAnsi="Arial" w:cs="Arial"/>
          <w:color w:val="000000" w:themeColor="text1"/>
          <w:sz w:val="22"/>
          <w:szCs w:val="22"/>
        </w:rPr>
        <w:fldChar w:fldCharType="end"/>
      </w:r>
      <w:r w:rsidRPr="002A4DBB">
        <w:rPr>
          <w:rFonts w:ascii="Arial" w:hAnsi="Arial" w:cs="Arial"/>
          <w:color w:val="000000" w:themeColor="text1"/>
          <w:sz w:val="22"/>
          <w:szCs w:val="22"/>
        </w:rPr>
        <w:t>. A challenge of this approach is spectral overlap in multiplexed imaging; I will mitigate this by optimizing marker combinations for signal-to-noise ratio prior to full-scale analysis.</w:t>
      </w:r>
    </w:p>
    <w:p w14:paraId="673A3F64" w14:textId="77777777" w:rsidR="00A16AB3" w:rsidRDefault="00A16AB3" w:rsidP="00A16AB3">
      <w:pPr>
        <w:spacing w:before="100" w:beforeAutospacing="1" w:after="100" w:afterAutospacing="1"/>
        <w:rPr>
          <w:rFonts w:ascii="Arial" w:eastAsia="Times New Roman" w:hAnsi="Arial" w:cs="Arial"/>
          <w:iCs/>
          <w:kern w:val="0"/>
          <w:sz w:val="22"/>
          <w:szCs w:val="22"/>
          <w14:ligatures w14:val="none"/>
        </w:rPr>
      </w:pPr>
      <w:r w:rsidRPr="00F32498">
        <w:rPr>
          <w:rFonts w:ascii="Arial" w:eastAsia="Times New Roman" w:hAnsi="Arial" w:cs="Arial"/>
          <w:i/>
          <w:iCs/>
          <w:kern w:val="0"/>
          <w:sz w:val="22"/>
          <w:szCs w:val="22"/>
          <w14:ligatures w14:val="none"/>
        </w:rPr>
        <w:t>Deliverables and future directions:</w:t>
      </w:r>
      <w:r w:rsidRPr="00F32498">
        <w:rPr>
          <w:rFonts w:ascii="Arial" w:eastAsia="Times New Roman" w:hAnsi="Arial" w:cs="Arial"/>
          <w:iCs/>
          <w:kern w:val="0"/>
          <w:sz w:val="22"/>
          <w:szCs w:val="22"/>
          <w14:ligatures w14:val="none"/>
        </w:rPr>
        <w:t xml:space="preserve"> </w:t>
      </w:r>
      <w:r w:rsidRPr="00847ABA">
        <w:rPr>
          <w:rFonts w:ascii="Arial" w:eastAsia="Times New Roman" w:hAnsi="Arial" w:cs="Arial"/>
          <w:iCs/>
          <w:kern w:val="0"/>
          <w:sz w:val="22"/>
          <w:szCs w:val="22"/>
          <w14:ligatures w14:val="none"/>
        </w:rPr>
        <w:t xml:space="preserve">This aim will clarify medin’s </w:t>
      </w:r>
      <w:r>
        <w:rPr>
          <w:rFonts w:ascii="Arial" w:eastAsia="Times New Roman" w:hAnsi="Arial" w:cs="Arial"/>
          <w:iCs/>
          <w:kern w:val="0"/>
          <w:sz w:val="22"/>
          <w:szCs w:val="22"/>
          <w14:ligatures w14:val="none"/>
        </w:rPr>
        <w:t xml:space="preserve">association and/or </w:t>
      </w:r>
      <w:r w:rsidRPr="00847ABA">
        <w:rPr>
          <w:rFonts w:ascii="Arial" w:eastAsia="Times New Roman" w:hAnsi="Arial" w:cs="Arial"/>
          <w:iCs/>
          <w:kern w:val="0"/>
          <w:sz w:val="22"/>
          <w:szCs w:val="22"/>
          <w14:ligatures w14:val="none"/>
        </w:rPr>
        <w:t>role in shaping the local immune landscape in GCA lesions. Future work will incorporate single-cell spatial transcriptomics to investigate the cellular response to medin aggregation at</w:t>
      </w:r>
      <w:ins w:id="0" w:author="Miller, Haleigh" w:date="2025-03-30T22:26:00Z">
        <w:r>
          <w:rPr>
            <w:rFonts w:ascii="Arial" w:eastAsia="Times New Roman" w:hAnsi="Arial" w:cs="Arial"/>
            <w:iCs/>
            <w:kern w:val="0"/>
            <w:sz w:val="22"/>
            <w:szCs w:val="22"/>
            <w14:ligatures w14:val="none"/>
          </w:rPr>
          <w:t xml:space="preserve"> </w:t>
        </w:r>
      </w:ins>
      <w:r>
        <w:rPr>
          <w:rFonts w:ascii="Arial" w:eastAsia="Times New Roman" w:hAnsi="Arial" w:cs="Arial"/>
          <w:iCs/>
          <w:kern w:val="0"/>
          <w:sz w:val="22"/>
          <w:szCs w:val="22"/>
          <w14:ligatures w14:val="none"/>
        </w:rPr>
        <w:t>t</w:t>
      </w:r>
      <w:r w:rsidRPr="00847ABA">
        <w:rPr>
          <w:rFonts w:ascii="Arial" w:eastAsia="Times New Roman" w:hAnsi="Arial" w:cs="Arial"/>
          <w:iCs/>
          <w:kern w:val="0"/>
          <w:sz w:val="22"/>
          <w:szCs w:val="22"/>
          <w14:ligatures w14:val="none"/>
        </w:rPr>
        <w:t>he transcriptional level</w:t>
      </w:r>
      <w:r>
        <w:rPr>
          <w:rFonts w:ascii="Arial" w:eastAsia="Times New Roman" w:hAnsi="Arial" w:cs="Arial"/>
          <w:iCs/>
          <w:kern w:val="0"/>
          <w:sz w:val="22"/>
          <w:szCs w:val="22"/>
          <w14:ligatures w14:val="none"/>
        </w:rPr>
        <w:t xml:space="preserve">. </w:t>
      </w:r>
    </w:p>
    <w:p w14:paraId="409EC99D" w14:textId="77777777" w:rsidR="00A16AB3" w:rsidRDefault="00A16AB3" w:rsidP="00A16AB3">
      <w:pPr>
        <w:pBdr>
          <w:bottom w:val="single" w:sz="6" w:space="1" w:color="auto"/>
        </w:pBdr>
        <w:spacing w:before="100" w:beforeAutospacing="1" w:after="100" w:afterAutospacing="1"/>
        <w:contextualSpacing/>
        <w:rPr>
          <w:rFonts w:ascii="Arial" w:eastAsia="Times New Roman" w:hAnsi="Arial" w:cs="Arial"/>
          <w:iCs/>
          <w:kern w:val="0"/>
          <w:sz w:val="22"/>
          <w:szCs w:val="22"/>
          <w14:ligatures w14:val="none"/>
        </w:rPr>
      </w:pPr>
      <w:r>
        <w:rPr>
          <w:rFonts w:ascii="Arial" w:eastAsia="Times New Roman" w:hAnsi="Arial" w:cs="Arial"/>
          <w:iCs/>
          <w:kern w:val="0"/>
          <w:sz w:val="22"/>
          <w:szCs w:val="22"/>
          <w14:ligatures w14:val="none"/>
        </w:rPr>
        <w:t xml:space="preserve">4. </w:t>
      </w:r>
      <w:r w:rsidRPr="00E03321">
        <w:rPr>
          <w:rFonts w:ascii="Arial" w:hAnsi="Arial" w:cs="Arial"/>
          <w:b/>
          <w:bCs/>
          <w:iCs/>
          <w:sz w:val="22"/>
          <w:szCs w:val="22"/>
        </w:rPr>
        <w:t xml:space="preserve"> </w:t>
      </w:r>
      <w:r>
        <w:rPr>
          <w:rFonts w:ascii="Arial" w:hAnsi="Arial" w:cs="Arial"/>
          <w:b/>
          <w:bCs/>
          <w:iCs/>
          <w:sz w:val="22"/>
          <w:szCs w:val="22"/>
        </w:rPr>
        <w:t>CONCLUSION</w:t>
      </w:r>
    </w:p>
    <w:p w14:paraId="55688454" w14:textId="75090A3F" w:rsidR="0013633C" w:rsidRDefault="00A16AB3" w:rsidP="00A16AB3">
      <w:pPr>
        <w:rPr>
          <w:rFonts w:ascii="Arial" w:hAnsi="Arial" w:cs="Arial"/>
          <w:sz w:val="22"/>
          <w:szCs w:val="22"/>
        </w:rPr>
      </w:pPr>
      <w:r w:rsidRPr="00E03321">
        <w:rPr>
          <w:rFonts w:ascii="Arial" w:hAnsi="Arial" w:cs="Arial"/>
          <w:sz w:val="22"/>
          <w:szCs w:val="22"/>
        </w:rPr>
        <w:t>While ambitious in scope, these aims collectively provide a comprehensive, largest-in-class, and multifaceted investigation of anti-medin autoantibodies in GCA. They will also significantly expand my technical skillset and deepen my understanding of autoimmune disease mechanisms. I have discussed the feasibility of this proposal with my mentorship team—including Dr. Joe DeRisi (mentor), Dr. Mark Anderson (autoimmunity expert), Dr. Sharon Chung (vasculitis specialist), and members of the Vasculitis Clinical Research Consortium—and we agree that the proposed work is achievable within the outlined timeline. The primary deliverable of this project is a mechanistic characterization of a novel autoimmune target in GCA, an understudied and life-threatening disease in urgent need of molecular insight to drive improved diagnostics and</w:t>
      </w:r>
      <w:r>
        <w:rPr>
          <w:rFonts w:ascii="Arial" w:hAnsi="Arial" w:cs="Arial"/>
          <w:sz w:val="22"/>
          <w:szCs w:val="22"/>
        </w:rPr>
        <w:t xml:space="preserve"> therapies.</w:t>
      </w:r>
    </w:p>
    <w:p w14:paraId="76DB1ACE" w14:textId="77777777" w:rsidR="0013633C" w:rsidRDefault="0013633C">
      <w:pPr>
        <w:rPr>
          <w:rFonts w:ascii="Arial" w:hAnsi="Arial" w:cs="Arial"/>
          <w:sz w:val="22"/>
          <w:szCs w:val="22"/>
        </w:rPr>
      </w:pPr>
      <w:r>
        <w:rPr>
          <w:rFonts w:ascii="Arial" w:hAnsi="Arial" w:cs="Arial"/>
          <w:sz w:val="22"/>
          <w:szCs w:val="22"/>
        </w:rPr>
        <w:br w:type="page"/>
      </w:r>
    </w:p>
    <w:p w14:paraId="0A297F65" w14:textId="303B1DB9" w:rsidR="000E2F48" w:rsidRDefault="0013633C" w:rsidP="00A16AB3">
      <w:pPr>
        <w:rPr>
          <w:b/>
          <w:bCs/>
        </w:rPr>
      </w:pPr>
      <w:r w:rsidRPr="0013633C">
        <w:rPr>
          <w:b/>
          <w:bCs/>
        </w:rPr>
        <w:lastRenderedPageBreak/>
        <w:t>REFERENCES CITED</w:t>
      </w:r>
    </w:p>
    <w:p w14:paraId="7462810E" w14:textId="77777777" w:rsidR="0013633C" w:rsidRDefault="0013633C" w:rsidP="00A16AB3">
      <w:pPr>
        <w:rPr>
          <w:b/>
          <w:bCs/>
        </w:rPr>
      </w:pPr>
    </w:p>
    <w:p w14:paraId="366D66C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b/>
          <w:bCs/>
          <w:sz w:val="22"/>
          <w:szCs w:val="22"/>
        </w:rPr>
        <w:fldChar w:fldCharType="begin"/>
      </w:r>
      <w:r w:rsidRPr="0013633C">
        <w:rPr>
          <w:rFonts w:ascii="Arial" w:hAnsi="Arial" w:cs="Arial"/>
          <w:b/>
          <w:bCs/>
          <w:sz w:val="22"/>
          <w:szCs w:val="22"/>
        </w:rPr>
        <w:instrText xml:space="preserve"> ADDIN ZOTERO_BIBL {"uncited":[],"omitted":[],"custom":[]} CSL_BIBLIOGRAPHY </w:instrText>
      </w:r>
      <w:r w:rsidRPr="0013633C">
        <w:rPr>
          <w:rFonts w:ascii="Arial" w:hAnsi="Arial" w:cs="Arial"/>
          <w:b/>
          <w:bCs/>
          <w:sz w:val="22"/>
          <w:szCs w:val="22"/>
        </w:rPr>
        <w:fldChar w:fldCharType="separate"/>
      </w:r>
      <w:r w:rsidRPr="0013633C">
        <w:rPr>
          <w:rFonts w:ascii="Arial" w:hAnsi="Arial" w:cs="Arial"/>
          <w:sz w:val="22"/>
          <w:szCs w:val="22"/>
        </w:rPr>
        <w:t>1.</w:t>
      </w:r>
      <w:r w:rsidRPr="0013633C">
        <w:rPr>
          <w:rFonts w:ascii="Arial" w:hAnsi="Arial" w:cs="Arial"/>
          <w:sz w:val="22"/>
          <w:szCs w:val="22"/>
        </w:rPr>
        <w:tab/>
        <w:t xml:space="preserve">Goronzy, J. J. &amp; Weyand, C. M. Immune aging and autoimmunity. </w:t>
      </w:r>
      <w:r w:rsidRPr="0013633C">
        <w:rPr>
          <w:rFonts w:ascii="Arial" w:hAnsi="Arial" w:cs="Arial"/>
          <w:i/>
          <w:iCs/>
          <w:sz w:val="22"/>
          <w:szCs w:val="22"/>
        </w:rPr>
        <w:t>Cell. Mol. Life Sci.</w:t>
      </w:r>
      <w:r w:rsidRPr="0013633C">
        <w:rPr>
          <w:rFonts w:ascii="Arial" w:hAnsi="Arial" w:cs="Arial"/>
          <w:sz w:val="22"/>
          <w:szCs w:val="22"/>
        </w:rPr>
        <w:t xml:space="preserve"> </w:t>
      </w:r>
      <w:r w:rsidRPr="0013633C">
        <w:rPr>
          <w:rFonts w:ascii="Arial" w:hAnsi="Arial" w:cs="Arial"/>
          <w:b/>
          <w:bCs/>
          <w:sz w:val="22"/>
          <w:szCs w:val="22"/>
        </w:rPr>
        <w:t>69</w:t>
      </w:r>
      <w:r w:rsidRPr="0013633C">
        <w:rPr>
          <w:rFonts w:ascii="Arial" w:hAnsi="Arial" w:cs="Arial"/>
          <w:sz w:val="22"/>
          <w:szCs w:val="22"/>
        </w:rPr>
        <w:t>, 1615–1623 (2012).</w:t>
      </w:r>
    </w:p>
    <w:p w14:paraId="1E0BD44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w:t>
      </w:r>
      <w:r w:rsidRPr="0013633C">
        <w:rPr>
          <w:rFonts w:ascii="Arial" w:hAnsi="Arial" w:cs="Arial"/>
          <w:sz w:val="22"/>
          <w:szCs w:val="22"/>
        </w:rPr>
        <w:tab/>
        <w:t xml:space="preserve">Wang, Y., Dong, C., Han, Y., Gu, Z. &amp; Sun, C. Immunosenescence, aging and successful aging.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13</w:t>
      </w:r>
      <w:r w:rsidRPr="0013633C">
        <w:rPr>
          <w:rFonts w:ascii="Arial" w:hAnsi="Arial" w:cs="Arial"/>
          <w:sz w:val="22"/>
          <w:szCs w:val="22"/>
        </w:rPr>
        <w:t>, 942796 (2022).</w:t>
      </w:r>
    </w:p>
    <w:p w14:paraId="46DA88C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w:t>
      </w:r>
      <w:r w:rsidRPr="0013633C">
        <w:rPr>
          <w:rFonts w:ascii="Arial" w:hAnsi="Arial" w:cs="Arial"/>
          <w:sz w:val="22"/>
          <w:szCs w:val="22"/>
        </w:rPr>
        <w:tab/>
        <w:t xml:space="preserve">Zheng, Y., Liu, Q., Goronzy, J. J. &amp; Weyand, C. M. Immune aging – A mechanism in autoimmune disease. </w:t>
      </w:r>
      <w:r w:rsidRPr="0013633C">
        <w:rPr>
          <w:rFonts w:ascii="Arial" w:hAnsi="Arial" w:cs="Arial"/>
          <w:i/>
          <w:iCs/>
          <w:sz w:val="22"/>
          <w:szCs w:val="22"/>
        </w:rPr>
        <w:t>Semin. Immunol.</w:t>
      </w:r>
      <w:r w:rsidRPr="0013633C">
        <w:rPr>
          <w:rFonts w:ascii="Arial" w:hAnsi="Arial" w:cs="Arial"/>
          <w:sz w:val="22"/>
          <w:szCs w:val="22"/>
        </w:rPr>
        <w:t xml:space="preserve"> </w:t>
      </w:r>
      <w:r w:rsidRPr="0013633C">
        <w:rPr>
          <w:rFonts w:ascii="Arial" w:hAnsi="Arial" w:cs="Arial"/>
          <w:b/>
          <w:bCs/>
          <w:sz w:val="22"/>
          <w:szCs w:val="22"/>
        </w:rPr>
        <w:t>69</w:t>
      </w:r>
      <w:r w:rsidRPr="0013633C">
        <w:rPr>
          <w:rFonts w:ascii="Arial" w:hAnsi="Arial" w:cs="Arial"/>
          <w:sz w:val="22"/>
          <w:szCs w:val="22"/>
        </w:rPr>
        <w:t>, 101814 (2023).</w:t>
      </w:r>
    </w:p>
    <w:p w14:paraId="48BEC30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w:t>
      </w:r>
      <w:r w:rsidRPr="0013633C">
        <w:rPr>
          <w:rFonts w:ascii="Arial" w:hAnsi="Arial" w:cs="Arial"/>
          <w:sz w:val="22"/>
          <w:szCs w:val="22"/>
        </w:rPr>
        <w:tab/>
        <w:t xml:space="preserve">Pugh, D. </w:t>
      </w:r>
      <w:r w:rsidRPr="0013633C">
        <w:rPr>
          <w:rFonts w:ascii="Arial" w:hAnsi="Arial" w:cs="Arial"/>
          <w:i/>
          <w:iCs/>
          <w:sz w:val="22"/>
          <w:szCs w:val="22"/>
        </w:rPr>
        <w:t>et al.</w:t>
      </w:r>
      <w:r w:rsidRPr="0013633C">
        <w:rPr>
          <w:rFonts w:ascii="Arial" w:hAnsi="Arial" w:cs="Arial"/>
          <w:sz w:val="22"/>
          <w:szCs w:val="22"/>
        </w:rPr>
        <w:t xml:space="preserve"> Large-vessel vasculitis. </w:t>
      </w:r>
      <w:r w:rsidRPr="0013633C">
        <w:rPr>
          <w:rFonts w:ascii="Arial" w:hAnsi="Arial" w:cs="Arial"/>
          <w:i/>
          <w:iCs/>
          <w:sz w:val="22"/>
          <w:szCs w:val="22"/>
        </w:rPr>
        <w:t>Nat. Rev. Dis. Primer</w:t>
      </w:r>
      <w:r w:rsidRPr="0013633C">
        <w:rPr>
          <w:rFonts w:ascii="Arial" w:hAnsi="Arial" w:cs="Arial"/>
          <w:sz w:val="22"/>
          <w:szCs w:val="22"/>
        </w:rPr>
        <w:t xml:space="preserve"> </w:t>
      </w:r>
      <w:r w:rsidRPr="0013633C">
        <w:rPr>
          <w:rFonts w:ascii="Arial" w:hAnsi="Arial" w:cs="Arial"/>
          <w:b/>
          <w:bCs/>
          <w:sz w:val="22"/>
          <w:szCs w:val="22"/>
        </w:rPr>
        <w:t>7</w:t>
      </w:r>
      <w:r w:rsidRPr="0013633C">
        <w:rPr>
          <w:rFonts w:ascii="Arial" w:hAnsi="Arial" w:cs="Arial"/>
          <w:sz w:val="22"/>
          <w:szCs w:val="22"/>
        </w:rPr>
        <w:t>, 93 (2022).</w:t>
      </w:r>
    </w:p>
    <w:p w14:paraId="594C402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w:t>
      </w:r>
      <w:r w:rsidRPr="0013633C">
        <w:rPr>
          <w:rFonts w:ascii="Arial" w:hAnsi="Arial" w:cs="Arial"/>
          <w:sz w:val="22"/>
          <w:szCs w:val="22"/>
        </w:rPr>
        <w:tab/>
        <w:t xml:space="preserve">Van Der Geest, K. S. M. </w:t>
      </w:r>
      <w:r w:rsidRPr="0013633C">
        <w:rPr>
          <w:rFonts w:ascii="Arial" w:hAnsi="Arial" w:cs="Arial"/>
          <w:i/>
          <w:iCs/>
          <w:sz w:val="22"/>
          <w:szCs w:val="22"/>
        </w:rPr>
        <w:t>et al.</w:t>
      </w:r>
      <w:r w:rsidRPr="0013633C">
        <w:rPr>
          <w:rFonts w:ascii="Arial" w:hAnsi="Arial" w:cs="Arial"/>
          <w:sz w:val="22"/>
          <w:szCs w:val="22"/>
        </w:rPr>
        <w:t xml:space="preserve"> Large vessel giant cell arteritis. </w:t>
      </w:r>
      <w:r w:rsidRPr="0013633C">
        <w:rPr>
          <w:rFonts w:ascii="Arial" w:hAnsi="Arial" w:cs="Arial"/>
          <w:i/>
          <w:iCs/>
          <w:sz w:val="22"/>
          <w:szCs w:val="22"/>
        </w:rPr>
        <w:t>Lancet Rheumatol.</w:t>
      </w:r>
      <w:r w:rsidRPr="0013633C">
        <w:rPr>
          <w:rFonts w:ascii="Arial" w:hAnsi="Arial" w:cs="Arial"/>
          <w:sz w:val="22"/>
          <w:szCs w:val="22"/>
        </w:rPr>
        <w:t xml:space="preserve"> </w:t>
      </w:r>
      <w:r w:rsidRPr="0013633C">
        <w:rPr>
          <w:rFonts w:ascii="Arial" w:hAnsi="Arial" w:cs="Arial"/>
          <w:b/>
          <w:bCs/>
          <w:sz w:val="22"/>
          <w:szCs w:val="22"/>
        </w:rPr>
        <w:t>6</w:t>
      </w:r>
      <w:r w:rsidRPr="0013633C">
        <w:rPr>
          <w:rFonts w:ascii="Arial" w:hAnsi="Arial" w:cs="Arial"/>
          <w:sz w:val="22"/>
          <w:szCs w:val="22"/>
        </w:rPr>
        <w:t>, e397–e408 (2024).</w:t>
      </w:r>
    </w:p>
    <w:p w14:paraId="5D46E26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w:t>
      </w:r>
      <w:r w:rsidRPr="0013633C">
        <w:rPr>
          <w:rFonts w:ascii="Arial" w:hAnsi="Arial" w:cs="Arial"/>
          <w:sz w:val="22"/>
          <w:szCs w:val="22"/>
        </w:rPr>
        <w:tab/>
        <w:t xml:space="preserve">Weyand, C. M. &amp; Goronzy, J. J. Immunology of Giant Cell Arteritis. </w:t>
      </w:r>
      <w:r w:rsidRPr="0013633C">
        <w:rPr>
          <w:rFonts w:ascii="Arial" w:hAnsi="Arial" w:cs="Arial"/>
          <w:i/>
          <w:iCs/>
          <w:sz w:val="22"/>
          <w:szCs w:val="22"/>
        </w:rPr>
        <w:t>Circ. Res.</w:t>
      </w:r>
      <w:r w:rsidRPr="0013633C">
        <w:rPr>
          <w:rFonts w:ascii="Arial" w:hAnsi="Arial" w:cs="Arial"/>
          <w:sz w:val="22"/>
          <w:szCs w:val="22"/>
        </w:rPr>
        <w:t xml:space="preserve"> </w:t>
      </w:r>
      <w:r w:rsidRPr="0013633C">
        <w:rPr>
          <w:rFonts w:ascii="Arial" w:hAnsi="Arial" w:cs="Arial"/>
          <w:b/>
          <w:bCs/>
          <w:sz w:val="22"/>
          <w:szCs w:val="22"/>
        </w:rPr>
        <w:t>132</w:t>
      </w:r>
      <w:r w:rsidRPr="0013633C">
        <w:rPr>
          <w:rFonts w:ascii="Arial" w:hAnsi="Arial" w:cs="Arial"/>
          <w:sz w:val="22"/>
          <w:szCs w:val="22"/>
        </w:rPr>
        <w:t>, 238–250 (2023).</w:t>
      </w:r>
    </w:p>
    <w:p w14:paraId="0367698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w:t>
      </w:r>
      <w:r w:rsidRPr="0013633C">
        <w:rPr>
          <w:rFonts w:ascii="Arial" w:hAnsi="Arial" w:cs="Arial"/>
          <w:sz w:val="22"/>
          <w:szCs w:val="22"/>
        </w:rPr>
        <w:tab/>
        <w:t xml:space="preserve">Watanabe, R., Berry, G. J., Liang, D. H., Goronzy, J. J. &amp; Weyand, C. M. Pathogenesis of Giant Cell Arteritis and Takayasu Arteritis—Similarities and Differences. </w:t>
      </w:r>
      <w:r w:rsidRPr="0013633C">
        <w:rPr>
          <w:rFonts w:ascii="Arial" w:hAnsi="Arial" w:cs="Arial"/>
          <w:i/>
          <w:iCs/>
          <w:sz w:val="22"/>
          <w:szCs w:val="22"/>
        </w:rPr>
        <w:t>Curr. Rheumatol. Rep.</w:t>
      </w:r>
      <w:r w:rsidRPr="0013633C">
        <w:rPr>
          <w:rFonts w:ascii="Arial" w:hAnsi="Arial" w:cs="Arial"/>
          <w:sz w:val="22"/>
          <w:szCs w:val="22"/>
        </w:rPr>
        <w:t xml:space="preserve"> </w:t>
      </w:r>
      <w:r w:rsidRPr="0013633C">
        <w:rPr>
          <w:rFonts w:ascii="Arial" w:hAnsi="Arial" w:cs="Arial"/>
          <w:b/>
          <w:bCs/>
          <w:sz w:val="22"/>
          <w:szCs w:val="22"/>
        </w:rPr>
        <w:t>22</w:t>
      </w:r>
      <w:r w:rsidRPr="0013633C">
        <w:rPr>
          <w:rFonts w:ascii="Arial" w:hAnsi="Arial" w:cs="Arial"/>
          <w:sz w:val="22"/>
          <w:szCs w:val="22"/>
        </w:rPr>
        <w:t>, 68 (2020).</w:t>
      </w:r>
    </w:p>
    <w:p w14:paraId="3147FBB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8.</w:t>
      </w:r>
      <w:r w:rsidRPr="0013633C">
        <w:rPr>
          <w:rFonts w:ascii="Arial" w:hAnsi="Arial" w:cs="Arial"/>
          <w:sz w:val="22"/>
          <w:szCs w:val="22"/>
        </w:rPr>
        <w:tab/>
        <w:t xml:space="preserve">Stamatis, P., Turesson, C., Michailidou, D. &amp; Mohammad, A. J. Pathogenesis of giant cell arteritis with focus on cellular populations. </w:t>
      </w:r>
      <w:r w:rsidRPr="0013633C">
        <w:rPr>
          <w:rFonts w:ascii="Arial" w:hAnsi="Arial" w:cs="Arial"/>
          <w:i/>
          <w:iCs/>
          <w:sz w:val="22"/>
          <w:szCs w:val="22"/>
        </w:rPr>
        <w:t>Front. Med.</w:t>
      </w:r>
      <w:r w:rsidRPr="0013633C">
        <w:rPr>
          <w:rFonts w:ascii="Arial" w:hAnsi="Arial" w:cs="Arial"/>
          <w:sz w:val="22"/>
          <w:szCs w:val="22"/>
        </w:rPr>
        <w:t xml:space="preserve"> </w:t>
      </w:r>
      <w:r w:rsidRPr="0013633C">
        <w:rPr>
          <w:rFonts w:ascii="Arial" w:hAnsi="Arial" w:cs="Arial"/>
          <w:b/>
          <w:bCs/>
          <w:sz w:val="22"/>
          <w:szCs w:val="22"/>
        </w:rPr>
        <w:t>9</w:t>
      </w:r>
      <w:r w:rsidRPr="0013633C">
        <w:rPr>
          <w:rFonts w:ascii="Arial" w:hAnsi="Arial" w:cs="Arial"/>
          <w:sz w:val="22"/>
          <w:szCs w:val="22"/>
        </w:rPr>
        <w:t>, 1058600 (2022).</w:t>
      </w:r>
    </w:p>
    <w:p w14:paraId="318F901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9.</w:t>
      </w:r>
      <w:r w:rsidRPr="0013633C">
        <w:rPr>
          <w:rFonts w:ascii="Arial" w:hAnsi="Arial" w:cs="Arial"/>
          <w:sz w:val="22"/>
          <w:szCs w:val="22"/>
        </w:rPr>
        <w:tab/>
        <w:t xml:space="preserve">Sandovici, M., Van Der Geest, K. S. M., Van Sleen, Y. &amp; Brouwer, E. Need and value of targeted immunosuppressive therapy in giant cell arteritis. </w:t>
      </w:r>
      <w:r w:rsidRPr="0013633C">
        <w:rPr>
          <w:rFonts w:ascii="Arial" w:hAnsi="Arial" w:cs="Arial"/>
          <w:i/>
          <w:iCs/>
          <w:sz w:val="22"/>
          <w:szCs w:val="22"/>
        </w:rPr>
        <w:t>RMD Open</w:t>
      </w:r>
      <w:r w:rsidRPr="0013633C">
        <w:rPr>
          <w:rFonts w:ascii="Arial" w:hAnsi="Arial" w:cs="Arial"/>
          <w:sz w:val="22"/>
          <w:szCs w:val="22"/>
        </w:rPr>
        <w:t xml:space="preserve"> </w:t>
      </w:r>
      <w:r w:rsidRPr="0013633C">
        <w:rPr>
          <w:rFonts w:ascii="Arial" w:hAnsi="Arial" w:cs="Arial"/>
          <w:b/>
          <w:bCs/>
          <w:sz w:val="22"/>
          <w:szCs w:val="22"/>
        </w:rPr>
        <w:t>8</w:t>
      </w:r>
      <w:r w:rsidRPr="0013633C">
        <w:rPr>
          <w:rFonts w:ascii="Arial" w:hAnsi="Arial" w:cs="Arial"/>
          <w:sz w:val="22"/>
          <w:szCs w:val="22"/>
        </w:rPr>
        <w:t>, e001652 (2022).</w:t>
      </w:r>
    </w:p>
    <w:p w14:paraId="6B98881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10.</w:t>
      </w:r>
      <w:r w:rsidRPr="0013633C">
        <w:rPr>
          <w:rFonts w:ascii="Arial" w:hAnsi="Arial" w:cs="Arial"/>
          <w:sz w:val="22"/>
          <w:szCs w:val="22"/>
        </w:rPr>
        <w:tab/>
        <w:t xml:space="preserve">Ponte, C. </w:t>
      </w:r>
      <w:r w:rsidRPr="0013633C">
        <w:rPr>
          <w:rFonts w:ascii="Arial" w:hAnsi="Arial" w:cs="Arial"/>
          <w:i/>
          <w:iCs/>
          <w:sz w:val="22"/>
          <w:szCs w:val="22"/>
        </w:rPr>
        <w:t>et al.</w:t>
      </w:r>
      <w:r w:rsidRPr="0013633C">
        <w:rPr>
          <w:rFonts w:ascii="Arial" w:hAnsi="Arial" w:cs="Arial"/>
          <w:sz w:val="22"/>
          <w:szCs w:val="22"/>
        </w:rPr>
        <w:t xml:space="preserve"> 2022 American College of Rheumatology/EULAR classification criteria for giant cell arteritis.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81</w:t>
      </w:r>
      <w:r w:rsidRPr="0013633C">
        <w:rPr>
          <w:rFonts w:ascii="Arial" w:hAnsi="Arial" w:cs="Arial"/>
          <w:sz w:val="22"/>
          <w:szCs w:val="22"/>
        </w:rPr>
        <w:t>, 1647–1653 (2022).</w:t>
      </w:r>
    </w:p>
    <w:p w14:paraId="55A8E4B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11.</w:t>
      </w:r>
      <w:r w:rsidRPr="0013633C">
        <w:rPr>
          <w:rFonts w:ascii="Arial" w:hAnsi="Arial" w:cs="Arial"/>
          <w:sz w:val="22"/>
          <w:szCs w:val="22"/>
        </w:rPr>
        <w:tab/>
        <w:t xml:space="preserve">Akiyama, M. </w:t>
      </w:r>
      <w:r w:rsidRPr="0013633C">
        <w:rPr>
          <w:rFonts w:ascii="Arial" w:hAnsi="Arial" w:cs="Arial"/>
          <w:i/>
          <w:iCs/>
          <w:sz w:val="22"/>
          <w:szCs w:val="22"/>
        </w:rPr>
        <w:t>et al.</w:t>
      </w:r>
      <w:r w:rsidRPr="0013633C">
        <w:rPr>
          <w:rFonts w:ascii="Arial" w:hAnsi="Arial" w:cs="Arial"/>
          <w:sz w:val="22"/>
          <w:szCs w:val="22"/>
        </w:rPr>
        <w:t xml:space="preserve"> Innate and Adaptive Immunity in Giant Cell Arteritis.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11</w:t>
      </w:r>
      <w:r w:rsidRPr="0013633C">
        <w:rPr>
          <w:rFonts w:ascii="Arial" w:hAnsi="Arial" w:cs="Arial"/>
          <w:sz w:val="22"/>
          <w:szCs w:val="22"/>
        </w:rPr>
        <w:t>, 621098 (2021).</w:t>
      </w:r>
    </w:p>
    <w:p w14:paraId="4B5B3A1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12.</w:t>
      </w:r>
      <w:r w:rsidRPr="0013633C">
        <w:rPr>
          <w:rFonts w:ascii="Arial" w:hAnsi="Arial" w:cs="Arial"/>
          <w:sz w:val="22"/>
          <w:szCs w:val="22"/>
        </w:rPr>
        <w:tab/>
        <w:t xml:space="preserve">Ciccia, F., Rizzo, A., Salvarani, C. &amp; Triolo, G. Response to: ’Artery tertiary lymphoid organs in giant cell arteritis are not exclusively located in the media of temporal arteries’ by Graver </w:t>
      </w:r>
      <w:r w:rsidRPr="0013633C">
        <w:rPr>
          <w:rFonts w:ascii="Arial" w:hAnsi="Arial" w:cs="Arial"/>
          <w:i/>
          <w:iCs/>
          <w:sz w:val="22"/>
          <w:szCs w:val="22"/>
        </w:rPr>
        <w:t>et al</w:t>
      </w:r>
      <w:r w:rsidRPr="0013633C">
        <w:rPr>
          <w:rFonts w:ascii="Arial" w:hAnsi="Arial" w:cs="Arial"/>
          <w:sz w:val="22"/>
          <w:szCs w:val="22"/>
        </w:rPr>
        <w:t xml:space="preserve">.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77</w:t>
      </w:r>
      <w:r w:rsidRPr="0013633C">
        <w:rPr>
          <w:rFonts w:ascii="Arial" w:hAnsi="Arial" w:cs="Arial"/>
          <w:sz w:val="22"/>
          <w:szCs w:val="22"/>
        </w:rPr>
        <w:t>, e17–e17 (2018).</w:t>
      </w:r>
    </w:p>
    <w:p w14:paraId="05D056A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13.</w:t>
      </w:r>
      <w:r w:rsidRPr="0013633C">
        <w:rPr>
          <w:rFonts w:ascii="Arial" w:hAnsi="Arial" w:cs="Arial"/>
          <w:sz w:val="22"/>
          <w:szCs w:val="22"/>
        </w:rPr>
        <w:tab/>
        <w:t xml:space="preserve">Ciccia, F. </w:t>
      </w:r>
      <w:r w:rsidRPr="0013633C">
        <w:rPr>
          <w:rFonts w:ascii="Arial" w:hAnsi="Arial" w:cs="Arial"/>
          <w:i/>
          <w:iCs/>
          <w:sz w:val="22"/>
          <w:szCs w:val="22"/>
        </w:rPr>
        <w:t>et al.</w:t>
      </w:r>
      <w:r w:rsidRPr="0013633C">
        <w:rPr>
          <w:rFonts w:ascii="Arial" w:hAnsi="Arial" w:cs="Arial"/>
          <w:sz w:val="22"/>
          <w:szCs w:val="22"/>
        </w:rPr>
        <w:t xml:space="preserve"> Ectopic expression of CXCL13, BAFF, APRIL and LT-β is associated with artery tertiary lymphoid organs in giant cell arteritis.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76</w:t>
      </w:r>
      <w:r w:rsidRPr="0013633C">
        <w:rPr>
          <w:rFonts w:ascii="Arial" w:hAnsi="Arial" w:cs="Arial"/>
          <w:sz w:val="22"/>
          <w:szCs w:val="22"/>
        </w:rPr>
        <w:t>, 235–243 (2017).</w:t>
      </w:r>
    </w:p>
    <w:p w14:paraId="249822E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14.</w:t>
      </w:r>
      <w:r w:rsidRPr="0013633C">
        <w:rPr>
          <w:rFonts w:ascii="Arial" w:hAnsi="Arial" w:cs="Arial"/>
          <w:sz w:val="22"/>
          <w:szCs w:val="22"/>
        </w:rPr>
        <w:tab/>
        <w:t xml:space="preserve">Liang, G. C. Immunoglobulins in Temporal Arteries: An Immunofluorescent Study. </w:t>
      </w:r>
      <w:r w:rsidRPr="0013633C">
        <w:rPr>
          <w:rFonts w:ascii="Arial" w:hAnsi="Arial" w:cs="Arial"/>
          <w:i/>
          <w:iCs/>
          <w:sz w:val="22"/>
          <w:szCs w:val="22"/>
        </w:rPr>
        <w:t>Ann. Intern. Med.</w:t>
      </w:r>
      <w:r w:rsidRPr="0013633C">
        <w:rPr>
          <w:rFonts w:ascii="Arial" w:hAnsi="Arial" w:cs="Arial"/>
          <w:sz w:val="22"/>
          <w:szCs w:val="22"/>
        </w:rPr>
        <w:t xml:space="preserve"> </w:t>
      </w:r>
      <w:r w:rsidRPr="0013633C">
        <w:rPr>
          <w:rFonts w:ascii="Arial" w:hAnsi="Arial" w:cs="Arial"/>
          <w:b/>
          <w:bCs/>
          <w:sz w:val="22"/>
          <w:szCs w:val="22"/>
        </w:rPr>
        <w:t>81</w:t>
      </w:r>
      <w:r w:rsidRPr="0013633C">
        <w:rPr>
          <w:rFonts w:ascii="Arial" w:hAnsi="Arial" w:cs="Arial"/>
          <w:sz w:val="22"/>
          <w:szCs w:val="22"/>
        </w:rPr>
        <w:t>, 19 (1974).</w:t>
      </w:r>
    </w:p>
    <w:p w14:paraId="7B7FA52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15.</w:t>
      </w:r>
      <w:r w:rsidRPr="0013633C">
        <w:rPr>
          <w:rFonts w:ascii="Arial" w:hAnsi="Arial" w:cs="Arial"/>
          <w:sz w:val="22"/>
          <w:szCs w:val="22"/>
        </w:rPr>
        <w:tab/>
        <w:t xml:space="preserve">Park, J. R. &amp; Hazleman, B. L. Immunological and histological study of temporal arteries.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37</w:t>
      </w:r>
      <w:r w:rsidRPr="0013633C">
        <w:rPr>
          <w:rFonts w:ascii="Arial" w:hAnsi="Arial" w:cs="Arial"/>
          <w:sz w:val="22"/>
          <w:szCs w:val="22"/>
        </w:rPr>
        <w:t>, 238–243 (1978).</w:t>
      </w:r>
    </w:p>
    <w:p w14:paraId="6AF07E1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16.</w:t>
      </w:r>
      <w:r w:rsidRPr="0013633C">
        <w:rPr>
          <w:rFonts w:ascii="Arial" w:hAnsi="Arial" w:cs="Arial"/>
          <w:sz w:val="22"/>
          <w:szCs w:val="22"/>
        </w:rPr>
        <w:tab/>
        <w:t xml:space="preserve">Wells, K. K., Folberg, R., Goeken, J. A. &amp; Kemp, J. D. Temporal Artery Biopsies. </w:t>
      </w:r>
      <w:r w:rsidRPr="0013633C">
        <w:rPr>
          <w:rFonts w:ascii="Arial" w:hAnsi="Arial" w:cs="Arial"/>
          <w:i/>
          <w:iCs/>
          <w:sz w:val="22"/>
          <w:szCs w:val="22"/>
        </w:rPr>
        <w:t>Ophthalmology</w:t>
      </w:r>
      <w:r w:rsidRPr="0013633C">
        <w:rPr>
          <w:rFonts w:ascii="Arial" w:hAnsi="Arial" w:cs="Arial"/>
          <w:sz w:val="22"/>
          <w:szCs w:val="22"/>
        </w:rPr>
        <w:t xml:space="preserve"> </w:t>
      </w:r>
      <w:r w:rsidRPr="0013633C">
        <w:rPr>
          <w:rFonts w:ascii="Arial" w:hAnsi="Arial" w:cs="Arial"/>
          <w:b/>
          <w:bCs/>
          <w:sz w:val="22"/>
          <w:szCs w:val="22"/>
        </w:rPr>
        <w:t>96</w:t>
      </w:r>
      <w:r w:rsidRPr="0013633C">
        <w:rPr>
          <w:rFonts w:ascii="Arial" w:hAnsi="Arial" w:cs="Arial"/>
          <w:sz w:val="22"/>
          <w:szCs w:val="22"/>
        </w:rPr>
        <w:t>, 1058–1064 (1989).</w:t>
      </w:r>
    </w:p>
    <w:p w14:paraId="27225B5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17.</w:t>
      </w:r>
      <w:r w:rsidRPr="0013633C">
        <w:rPr>
          <w:rFonts w:ascii="Arial" w:hAnsi="Arial" w:cs="Arial"/>
          <w:sz w:val="22"/>
          <w:szCs w:val="22"/>
        </w:rPr>
        <w:tab/>
        <w:t xml:space="preserve">Parreau, S. </w:t>
      </w:r>
      <w:r w:rsidRPr="0013633C">
        <w:rPr>
          <w:rFonts w:ascii="Arial" w:hAnsi="Arial" w:cs="Arial"/>
          <w:i/>
          <w:iCs/>
          <w:sz w:val="22"/>
          <w:szCs w:val="22"/>
        </w:rPr>
        <w:t>et al.</w:t>
      </w:r>
      <w:r w:rsidRPr="0013633C">
        <w:rPr>
          <w:rFonts w:ascii="Arial" w:hAnsi="Arial" w:cs="Arial"/>
          <w:sz w:val="22"/>
          <w:szCs w:val="22"/>
        </w:rPr>
        <w:t xml:space="preserve"> Use of high-plex data provides novel insights into the temporal artery processes of giant cell arteritis.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14</w:t>
      </w:r>
      <w:r w:rsidRPr="0013633C">
        <w:rPr>
          <w:rFonts w:ascii="Arial" w:hAnsi="Arial" w:cs="Arial"/>
          <w:sz w:val="22"/>
          <w:szCs w:val="22"/>
        </w:rPr>
        <w:t>, 1237986 (2023).</w:t>
      </w:r>
    </w:p>
    <w:p w14:paraId="6C165BB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18.</w:t>
      </w:r>
      <w:r w:rsidRPr="0013633C">
        <w:rPr>
          <w:rFonts w:ascii="Arial" w:hAnsi="Arial" w:cs="Arial"/>
          <w:sz w:val="22"/>
          <w:szCs w:val="22"/>
        </w:rPr>
        <w:tab/>
        <w:t xml:space="preserve">Larman, H. B. </w:t>
      </w:r>
      <w:r w:rsidRPr="0013633C">
        <w:rPr>
          <w:rFonts w:ascii="Arial" w:hAnsi="Arial" w:cs="Arial"/>
          <w:i/>
          <w:iCs/>
          <w:sz w:val="22"/>
          <w:szCs w:val="22"/>
        </w:rPr>
        <w:t>et al.</w:t>
      </w:r>
      <w:r w:rsidRPr="0013633C">
        <w:rPr>
          <w:rFonts w:ascii="Arial" w:hAnsi="Arial" w:cs="Arial"/>
          <w:sz w:val="22"/>
          <w:szCs w:val="22"/>
        </w:rPr>
        <w:t xml:space="preserve"> Autoantigen discovery with a synthetic human peptidome. </w:t>
      </w:r>
      <w:r w:rsidRPr="0013633C">
        <w:rPr>
          <w:rFonts w:ascii="Arial" w:hAnsi="Arial" w:cs="Arial"/>
          <w:i/>
          <w:iCs/>
          <w:sz w:val="22"/>
          <w:szCs w:val="22"/>
        </w:rPr>
        <w:t>Nat. Biotechnol.</w:t>
      </w:r>
      <w:r w:rsidRPr="0013633C">
        <w:rPr>
          <w:rFonts w:ascii="Arial" w:hAnsi="Arial" w:cs="Arial"/>
          <w:sz w:val="22"/>
          <w:szCs w:val="22"/>
        </w:rPr>
        <w:t xml:space="preserve"> </w:t>
      </w:r>
      <w:r w:rsidRPr="0013633C">
        <w:rPr>
          <w:rFonts w:ascii="Arial" w:hAnsi="Arial" w:cs="Arial"/>
          <w:b/>
          <w:bCs/>
          <w:sz w:val="22"/>
          <w:szCs w:val="22"/>
        </w:rPr>
        <w:t>29</w:t>
      </w:r>
      <w:r w:rsidRPr="0013633C">
        <w:rPr>
          <w:rFonts w:ascii="Arial" w:hAnsi="Arial" w:cs="Arial"/>
          <w:sz w:val="22"/>
          <w:szCs w:val="22"/>
        </w:rPr>
        <w:t>, 535–541 (2011).</w:t>
      </w:r>
    </w:p>
    <w:p w14:paraId="30C8554A"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19.</w:t>
      </w:r>
      <w:r w:rsidRPr="0013633C">
        <w:rPr>
          <w:rFonts w:ascii="Arial" w:hAnsi="Arial" w:cs="Arial"/>
          <w:sz w:val="22"/>
          <w:szCs w:val="22"/>
        </w:rPr>
        <w:tab/>
        <w:t xml:space="preserve">O’Donovan, B. </w:t>
      </w:r>
      <w:r w:rsidRPr="0013633C">
        <w:rPr>
          <w:rFonts w:ascii="Arial" w:hAnsi="Arial" w:cs="Arial"/>
          <w:i/>
          <w:iCs/>
          <w:sz w:val="22"/>
          <w:szCs w:val="22"/>
        </w:rPr>
        <w:t>et al.</w:t>
      </w:r>
      <w:r w:rsidRPr="0013633C">
        <w:rPr>
          <w:rFonts w:ascii="Arial" w:hAnsi="Arial" w:cs="Arial"/>
          <w:sz w:val="22"/>
          <w:szCs w:val="22"/>
        </w:rPr>
        <w:t xml:space="preserve"> High-resolution epitope mapping of anti-Hu and anti-Yo autoimmunity by programmable phage display. </w:t>
      </w:r>
      <w:r w:rsidRPr="0013633C">
        <w:rPr>
          <w:rFonts w:ascii="Arial" w:hAnsi="Arial" w:cs="Arial"/>
          <w:i/>
          <w:iCs/>
          <w:sz w:val="22"/>
          <w:szCs w:val="22"/>
        </w:rPr>
        <w:t>Brain Commun.</w:t>
      </w:r>
      <w:r w:rsidRPr="0013633C">
        <w:rPr>
          <w:rFonts w:ascii="Arial" w:hAnsi="Arial" w:cs="Arial"/>
          <w:sz w:val="22"/>
          <w:szCs w:val="22"/>
        </w:rPr>
        <w:t xml:space="preserve"> </w:t>
      </w:r>
      <w:r w:rsidRPr="0013633C">
        <w:rPr>
          <w:rFonts w:ascii="Arial" w:hAnsi="Arial" w:cs="Arial"/>
          <w:b/>
          <w:bCs/>
          <w:sz w:val="22"/>
          <w:szCs w:val="22"/>
        </w:rPr>
        <w:t>2</w:t>
      </w:r>
      <w:r w:rsidRPr="0013633C">
        <w:rPr>
          <w:rFonts w:ascii="Arial" w:hAnsi="Arial" w:cs="Arial"/>
          <w:sz w:val="22"/>
          <w:szCs w:val="22"/>
        </w:rPr>
        <w:t>, fcaa059 (2020).</w:t>
      </w:r>
    </w:p>
    <w:p w14:paraId="107CD685"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20.</w:t>
      </w:r>
      <w:r w:rsidRPr="0013633C">
        <w:rPr>
          <w:rFonts w:ascii="Arial" w:hAnsi="Arial" w:cs="Arial"/>
          <w:sz w:val="22"/>
          <w:szCs w:val="22"/>
        </w:rPr>
        <w:tab/>
        <w:t xml:space="preserve">Vazquez, S. E. </w:t>
      </w:r>
      <w:r w:rsidRPr="0013633C">
        <w:rPr>
          <w:rFonts w:ascii="Arial" w:hAnsi="Arial" w:cs="Arial"/>
          <w:i/>
          <w:iCs/>
          <w:sz w:val="22"/>
          <w:szCs w:val="22"/>
        </w:rPr>
        <w:t>et al.</w:t>
      </w:r>
      <w:r w:rsidRPr="0013633C">
        <w:rPr>
          <w:rFonts w:ascii="Arial" w:hAnsi="Arial" w:cs="Arial"/>
          <w:sz w:val="22"/>
          <w:szCs w:val="22"/>
        </w:rPr>
        <w:t xml:space="preserve"> Identification of novel, clinically correlated autoantigens in the monogenic autoimmune syndrome APS1 by proteome-wide PhIP-Seq. </w:t>
      </w:r>
      <w:r w:rsidRPr="0013633C">
        <w:rPr>
          <w:rFonts w:ascii="Arial" w:hAnsi="Arial" w:cs="Arial"/>
          <w:i/>
          <w:iCs/>
          <w:sz w:val="22"/>
          <w:szCs w:val="22"/>
        </w:rPr>
        <w:t>eLife</w:t>
      </w:r>
      <w:r w:rsidRPr="0013633C">
        <w:rPr>
          <w:rFonts w:ascii="Arial" w:hAnsi="Arial" w:cs="Arial"/>
          <w:sz w:val="22"/>
          <w:szCs w:val="22"/>
        </w:rPr>
        <w:t xml:space="preserve"> </w:t>
      </w:r>
      <w:r w:rsidRPr="0013633C">
        <w:rPr>
          <w:rFonts w:ascii="Arial" w:hAnsi="Arial" w:cs="Arial"/>
          <w:b/>
          <w:bCs/>
          <w:sz w:val="22"/>
          <w:szCs w:val="22"/>
        </w:rPr>
        <w:t>9</w:t>
      </w:r>
      <w:r w:rsidRPr="0013633C">
        <w:rPr>
          <w:rFonts w:ascii="Arial" w:hAnsi="Arial" w:cs="Arial"/>
          <w:sz w:val="22"/>
          <w:szCs w:val="22"/>
        </w:rPr>
        <w:t>, e55053 (2020).</w:t>
      </w:r>
    </w:p>
    <w:p w14:paraId="203E6F9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21.</w:t>
      </w:r>
      <w:r w:rsidRPr="0013633C">
        <w:rPr>
          <w:rFonts w:ascii="Arial" w:hAnsi="Arial" w:cs="Arial"/>
          <w:sz w:val="22"/>
          <w:szCs w:val="22"/>
        </w:rPr>
        <w:tab/>
        <w:t xml:space="preserve">Vazquez, S. E. </w:t>
      </w:r>
      <w:r w:rsidRPr="0013633C">
        <w:rPr>
          <w:rFonts w:ascii="Arial" w:hAnsi="Arial" w:cs="Arial"/>
          <w:i/>
          <w:iCs/>
          <w:sz w:val="22"/>
          <w:szCs w:val="22"/>
        </w:rPr>
        <w:t>et al.</w:t>
      </w:r>
      <w:r w:rsidRPr="0013633C">
        <w:rPr>
          <w:rFonts w:ascii="Arial" w:hAnsi="Arial" w:cs="Arial"/>
          <w:sz w:val="22"/>
          <w:szCs w:val="22"/>
        </w:rPr>
        <w:t xml:space="preserve"> Autoantibody discovery across monogenic, acquired, and COVID-19-associated autoimmunity with scalable PhIP-seq. </w:t>
      </w:r>
      <w:r w:rsidRPr="0013633C">
        <w:rPr>
          <w:rFonts w:ascii="Arial" w:hAnsi="Arial" w:cs="Arial"/>
          <w:i/>
          <w:iCs/>
          <w:sz w:val="22"/>
          <w:szCs w:val="22"/>
        </w:rPr>
        <w:t>eLife</w:t>
      </w:r>
      <w:r w:rsidRPr="0013633C">
        <w:rPr>
          <w:rFonts w:ascii="Arial" w:hAnsi="Arial" w:cs="Arial"/>
          <w:sz w:val="22"/>
          <w:szCs w:val="22"/>
        </w:rPr>
        <w:t xml:space="preserve"> </w:t>
      </w:r>
      <w:r w:rsidRPr="0013633C">
        <w:rPr>
          <w:rFonts w:ascii="Arial" w:hAnsi="Arial" w:cs="Arial"/>
          <w:b/>
          <w:bCs/>
          <w:sz w:val="22"/>
          <w:szCs w:val="22"/>
        </w:rPr>
        <w:t>11</w:t>
      </w:r>
      <w:r w:rsidRPr="0013633C">
        <w:rPr>
          <w:rFonts w:ascii="Arial" w:hAnsi="Arial" w:cs="Arial"/>
          <w:sz w:val="22"/>
          <w:szCs w:val="22"/>
        </w:rPr>
        <w:t>, e78550 (2022).</w:t>
      </w:r>
    </w:p>
    <w:p w14:paraId="164C452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22.</w:t>
      </w:r>
      <w:r w:rsidRPr="0013633C">
        <w:rPr>
          <w:rFonts w:ascii="Arial" w:hAnsi="Arial" w:cs="Arial"/>
          <w:sz w:val="22"/>
          <w:szCs w:val="22"/>
        </w:rPr>
        <w:tab/>
        <w:t xml:space="preserve">Chen, A., Kammers, K., Larman, H. B., Scharpf, R. B. &amp; Ruczinski, I. Detecting and quantifying antibody reactivity in PhIP-Seq data with BEER. </w:t>
      </w:r>
      <w:r w:rsidRPr="0013633C">
        <w:rPr>
          <w:rFonts w:ascii="Arial" w:hAnsi="Arial" w:cs="Arial"/>
          <w:i/>
          <w:iCs/>
          <w:sz w:val="22"/>
          <w:szCs w:val="22"/>
        </w:rPr>
        <w:t>Bioinformatics</w:t>
      </w:r>
      <w:r w:rsidRPr="0013633C">
        <w:rPr>
          <w:rFonts w:ascii="Arial" w:hAnsi="Arial" w:cs="Arial"/>
          <w:sz w:val="22"/>
          <w:szCs w:val="22"/>
        </w:rPr>
        <w:t xml:space="preserve"> </w:t>
      </w:r>
      <w:r w:rsidRPr="0013633C">
        <w:rPr>
          <w:rFonts w:ascii="Arial" w:hAnsi="Arial" w:cs="Arial"/>
          <w:b/>
          <w:bCs/>
          <w:sz w:val="22"/>
          <w:szCs w:val="22"/>
        </w:rPr>
        <w:t>38</w:t>
      </w:r>
      <w:r w:rsidRPr="0013633C">
        <w:rPr>
          <w:rFonts w:ascii="Arial" w:hAnsi="Arial" w:cs="Arial"/>
          <w:sz w:val="22"/>
          <w:szCs w:val="22"/>
        </w:rPr>
        <w:t>, 4647–4649 (2022).</w:t>
      </w:r>
    </w:p>
    <w:p w14:paraId="0704E9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23.</w:t>
      </w:r>
      <w:r w:rsidRPr="0013633C">
        <w:rPr>
          <w:rFonts w:ascii="Arial" w:hAnsi="Arial" w:cs="Arial"/>
          <w:sz w:val="22"/>
          <w:szCs w:val="22"/>
        </w:rPr>
        <w:tab/>
        <w:t>Mucchiano, G. &amp; Westermark, P. Evidence for Two Distinct Forms of Localized Deposits.</w:t>
      </w:r>
    </w:p>
    <w:p w14:paraId="6272CD5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24.</w:t>
      </w:r>
      <w:r w:rsidRPr="0013633C">
        <w:rPr>
          <w:rFonts w:ascii="Arial" w:hAnsi="Arial" w:cs="Arial"/>
          <w:sz w:val="22"/>
          <w:szCs w:val="22"/>
        </w:rPr>
        <w:tab/>
        <w:t xml:space="preserve">Häggqvist, B. </w:t>
      </w:r>
      <w:r w:rsidRPr="0013633C">
        <w:rPr>
          <w:rFonts w:ascii="Arial" w:hAnsi="Arial" w:cs="Arial"/>
          <w:i/>
          <w:iCs/>
          <w:sz w:val="22"/>
          <w:szCs w:val="22"/>
        </w:rPr>
        <w:t>et al.</w:t>
      </w:r>
      <w:r w:rsidRPr="0013633C">
        <w:rPr>
          <w:rFonts w:ascii="Arial" w:hAnsi="Arial" w:cs="Arial"/>
          <w:sz w:val="22"/>
          <w:szCs w:val="22"/>
        </w:rPr>
        <w:t xml:space="preserve"> Medin: An integral fragment of aortic smooth muscle cell-produced lactadherin forms the most common human amyloid. </w:t>
      </w:r>
      <w:r w:rsidRPr="0013633C">
        <w:rPr>
          <w:rFonts w:ascii="Arial" w:hAnsi="Arial" w:cs="Arial"/>
          <w:i/>
          <w:iCs/>
          <w:sz w:val="22"/>
          <w:szCs w:val="22"/>
        </w:rPr>
        <w:t>Proc. Natl. Acad. Sci.</w:t>
      </w:r>
      <w:r w:rsidRPr="0013633C">
        <w:rPr>
          <w:rFonts w:ascii="Arial" w:hAnsi="Arial" w:cs="Arial"/>
          <w:sz w:val="22"/>
          <w:szCs w:val="22"/>
        </w:rPr>
        <w:t xml:space="preserve"> </w:t>
      </w:r>
      <w:r w:rsidRPr="0013633C">
        <w:rPr>
          <w:rFonts w:ascii="Arial" w:hAnsi="Arial" w:cs="Arial"/>
          <w:b/>
          <w:bCs/>
          <w:sz w:val="22"/>
          <w:szCs w:val="22"/>
        </w:rPr>
        <w:t>96</w:t>
      </w:r>
      <w:r w:rsidRPr="0013633C">
        <w:rPr>
          <w:rFonts w:ascii="Arial" w:hAnsi="Arial" w:cs="Arial"/>
          <w:sz w:val="22"/>
          <w:szCs w:val="22"/>
        </w:rPr>
        <w:t>, 8669–8674 (1999).</w:t>
      </w:r>
    </w:p>
    <w:p w14:paraId="693CB34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25.</w:t>
      </w:r>
      <w:r w:rsidRPr="0013633C">
        <w:rPr>
          <w:rFonts w:ascii="Arial" w:hAnsi="Arial" w:cs="Arial"/>
          <w:sz w:val="22"/>
          <w:szCs w:val="22"/>
        </w:rPr>
        <w:tab/>
        <w:t xml:space="preserve">Peng, S., Glennert, J. &amp; Westermark, P. Medin-amyloid: A recently characterized age-associated arterial amyloid form affects mainly arteries in the upper part of the body. </w:t>
      </w:r>
      <w:r w:rsidRPr="0013633C">
        <w:rPr>
          <w:rFonts w:ascii="Arial" w:hAnsi="Arial" w:cs="Arial"/>
          <w:i/>
          <w:iCs/>
          <w:sz w:val="22"/>
          <w:szCs w:val="22"/>
        </w:rPr>
        <w:t>Amyloid</w:t>
      </w:r>
      <w:r w:rsidRPr="0013633C">
        <w:rPr>
          <w:rFonts w:ascii="Arial" w:hAnsi="Arial" w:cs="Arial"/>
          <w:sz w:val="22"/>
          <w:szCs w:val="22"/>
        </w:rPr>
        <w:t xml:space="preserve"> </w:t>
      </w:r>
      <w:r w:rsidRPr="0013633C">
        <w:rPr>
          <w:rFonts w:ascii="Arial" w:hAnsi="Arial" w:cs="Arial"/>
          <w:b/>
          <w:bCs/>
          <w:sz w:val="22"/>
          <w:szCs w:val="22"/>
        </w:rPr>
        <w:t>12</w:t>
      </w:r>
      <w:r w:rsidRPr="0013633C">
        <w:rPr>
          <w:rFonts w:ascii="Arial" w:hAnsi="Arial" w:cs="Arial"/>
          <w:sz w:val="22"/>
          <w:szCs w:val="22"/>
        </w:rPr>
        <w:t>, 96–102 (2005).</w:t>
      </w:r>
    </w:p>
    <w:p w14:paraId="58B6DD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26.</w:t>
      </w:r>
      <w:r w:rsidRPr="0013633C">
        <w:rPr>
          <w:rFonts w:ascii="Arial" w:hAnsi="Arial" w:cs="Arial"/>
          <w:sz w:val="22"/>
          <w:szCs w:val="22"/>
        </w:rPr>
        <w:tab/>
        <w:t xml:space="preserve">Peng, S. </w:t>
      </w:r>
      <w:r w:rsidRPr="0013633C">
        <w:rPr>
          <w:rFonts w:ascii="Arial" w:hAnsi="Arial" w:cs="Arial"/>
          <w:i/>
          <w:iCs/>
          <w:sz w:val="22"/>
          <w:szCs w:val="22"/>
        </w:rPr>
        <w:t>et al.</w:t>
      </w:r>
      <w:r w:rsidRPr="0013633C">
        <w:rPr>
          <w:rFonts w:ascii="Arial" w:hAnsi="Arial" w:cs="Arial"/>
          <w:sz w:val="22"/>
          <w:szCs w:val="22"/>
        </w:rPr>
        <w:t xml:space="preserve"> Medin and medin</w:t>
      </w:r>
      <w:r w:rsidRPr="0013633C">
        <w:rPr>
          <w:rFonts w:ascii="Cambria Math" w:hAnsi="Cambria Math" w:cs="Cambria Math"/>
          <w:sz w:val="22"/>
          <w:szCs w:val="22"/>
        </w:rPr>
        <w:t>‐</w:t>
      </w:r>
      <w:r w:rsidRPr="0013633C">
        <w:rPr>
          <w:rFonts w:ascii="Arial" w:hAnsi="Arial" w:cs="Arial"/>
          <w:sz w:val="22"/>
          <w:szCs w:val="22"/>
        </w:rPr>
        <w:t>amyloid in ageing inflamed and non</w:t>
      </w:r>
      <w:r w:rsidRPr="0013633C">
        <w:rPr>
          <w:rFonts w:ascii="Cambria Math" w:hAnsi="Cambria Math" w:cs="Cambria Math"/>
          <w:sz w:val="22"/>
          <w:szCs w:val="22"/>
        </w:rPr>
        <w:t>‐</w:t>
      </w:r>
      <w:r w:rsidRPr="0013633C">
        <w:rPr>
          <w:rFonts w:ascii="Arial" w:hAnsi="Arial" w:cs="Arial"/>
          <w:sz w:val="22"/>
          <w:szCs w:val="22"/>
        </w:rPr>
        <w:t xml:space="preserve">inflamed temporal arteries. </w:t>
      </w:r>
      <w:r w:rsidRPr="0013633C">
        <w:rPr>
          <w:rFonts w:ascii="Arial" w:hAnsi="Arial" w:cs="Arial"/>
          <w:i/>
          <w:iCs/>
          <w:sz w:val="22"/>
          <w:szCs w:val="22"/>
        </w:rPr>
        <w:t>J. Pathol.</w:t>
      </w:r>
      <w:r w:rsidRPr="0013633C">
        <w:rPr>
          <w:rFonts w:ascii="Arial" w:hAnsi="Arial" w:cs="Arial"/>
          <w:sz w:val="22"/>
          <w:szCs w:val="22"/>
        </w:rPr>
        <w:t xml:space="preserve"> </w:t>
      </w:r>
      <w:r w:rsidRPr="0013633C">
        <w:rPr>
          <w:rFonts w:ascii="Arial" w:hAnsi="Arial" w:cs="Arial"/>
          <w:b/>
          <w:bCs/>
          <w:sz w:val="22"/>
          <w:szCs w:val="22"/>
        </w:rPr>
        <w:t>196</w:t>
      </w:r>
      <w:r w:rsidRPr="0013633C">
        <w:rPr>
          <w:rFonts w:ascii="Arial" w:hAnsi="Arial" w:cs="Arial"/>
          <w:sz w:val="22"/>
          <w:szCs w:val="22"/>
        </w:rPr>
        <w:t>, 91–96 (2002).</w:t>
      </w:r>
    </w:p>
    <w:p w14:paraId="7A50B3A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27.</w:t>
      </w:r>
      <w:r w:rsidRPr="0013633C">
        <w:rPr>
          <w:rFonts w:ascii="Arial" w:hAnsi="Arial" w:cs="Arial"/>
          <w:sz w:val="22"/>
          <w:szCs w:val="22"/>
        </w:rPr>
        <w:tab/>
        <w:t xml:space="preserve">Borrego-Yaniz, G. </w:t>
      </w:r>
      <w:r w:rsidRPr="0013633C">
        <w:rPr>
          <w:rFonts w:ascii="Arial" w:hAnsi="Arial" w:cs="Arial"/>
          <w:i/>
          <w:iCs/>
          <w:sz w:val="22"/>
          <w:szCs w:val="22"/>
        </w:rPr>
        <w:t>et al.</w:t>
      </w:r>
      <w:r w:rsidRPr="0013633C">
        <w:rPr>
          <w:rFonts w:ascii="Arial" w:hAnsi="Arial" w:cs="Arial"/>
          <w:sz w:val="22"/>
          <w:szCs w:val="22"/>
        </w:rPr>
        <w:t xml:space="preserve"> Risk loci involved in giant cell arteritis susceptibility: a genome-wide association study. </w:t>
      </w:r>
      <w:r w:rsidRPr="0013633C">
        <w:rPr>
          <w:rFonts w:ascii="Arial" w:hAnsi="Arial" w:cs="Arial"/>
          <w:i/>
          <w:iCs/>
          <w:sz w:val="22"/>
          <w:szCs w:val="22"/>
        </w:rPr>
        <w:t>Lancet Rheumatol.</w:t>
      </w:r>
      <w:r w:rsidRPr="0013633C">
        <w:rPr>
          <w:rFonts w:ascii="Arial" w:hAnsi="Arial" w:cs="Arial"/>
          <w:sz w:val="22"/>
          <w:szCs w:val="22"/>
        </w:rPr>
        <w:t xml:space="preserve"> </w:t>
      </w:r>
      <w:r w:rsidRPr="0013633C">
        <w:rPr>
          <w:rFonts w:ascii="Arial" w:hAnsi="Arial" w:cs="Arial"/>
          <w:b/>
          <w:bCs/>
          <w:sz w:val="22"/>
          <w:szCs w:val="22"/>
        </w:rPr>
        <w:t>6</w:t>
      </w:r>
      <w:r w:rsidRPr="0013633C">
        <w:rPr>
          <w:rFonts w:ascii="Arial" w:hAnsi="Arial" w:cs="Arial"/>
          <w:sz w:val="22"/>
          <w:szCs w:val="22"/>
        </w:rPr>
        <w:t>, e374–e383 (2024).</w:t>
      </w:r>
    </w:p>
    <w:p w14:paraId="050934D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28.</w:t>
      </w:r>
      <w:r w:rsidRPr="0013633C">
        <w:rPr>
          <w:rFonts w:ascii="Arial" w:hAnsi="Arial" w:cs="Arial"/>
          <w:sz w:val="22"/>
          <w:szCs w:val="22"/>
        </w:rPr>
        <w:tab/>
        <w:t xml:space="preserve">Watts, R. A., Hatemi, G., Burns, J. C. &amp; Mohammad, A. J. Global epidemiology of vasculitis. </w:t>
      </w:r>
      <w:r w:rsidRPr="0013633C">
        <w:rPr>
          <w:rFonts w:ascii="Arial" w:hAnsi="Arial" w:cs="Arial"/>
          <w:i/>
          <w:iCs/>
          <w:sz w:val="22"/>
          <w:szCs w:val="22"/>
        </w:rPr>
        <w:t>Nat. Rev. Rheumatol.</w:t>
      </w:r>
      <w:r w:rsidRPr="0013633C">
        <w:rPr>
          <w:rFonts w:ascii="Arial" w:hAnsi="Arial" w:cs="Arial"/>
          <w:sz w:val="22"/>
          <w:szCs w:val="22"/>
        </w:rPr>
        <w:t xml:space="preserve"> </w:t>
      </w:r>
      <w:r w:rsidRPr="0013633C">
        <w:rPr>
          <w:rFonts w:ascii="Arial" w:hAnsi="Arial" w:cs="Arial"/>
          <w:b/>
          <w:bCs/>
          <w:sz w:val="22"/>
          <w:szCs w:val="22"/>
        </w:rPr>
        <w:t>18</w:t>
      </w:r>
      <w:r w:rsidRPr="0013633C">
        <w:rPr>
          <w:rFonts w:ascii="Arial" w:hAnsi="Arial" w:cs="Arial"/>
          <w:sz w:val="22"/>
          <w:szCs w:val="22"/>
        </w:rPr>
        <w:t>, 22–34 (2022).</w:t>
      </w:r>
    </w:p>
    <w:p w14:paraId="4D3CB28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29.</w:t>
      </w:r>
      <w:r w:rsidRPr="0013633C">
        <w:rPr>
          <w:rFonts w:ascii="Arial" w:hAnsi="Arial" w:cs="Arial"/>
          <w:sz w:val="22"/>
          <w:szCs w:val="22"/>
        </w:rPr>
        <w:tab/>
        <w:t xml:space="preserve">Maz, M. </w:t>
      </w:r>
      <w:r w:rsidRPr="0013633C">
        <w:rPr>
          <w:rFonts w:ascii="Arial" w:hAnsi="Arial" w:cs="Arial"/>
          <w:i/>
          <w:iCs/>
          <w:sz w:val="22"/>
          <w:szCs w:val="22"/>
        </w:rPr>
        <w:t>et al.</w:t>
      </w:r>
      <w:r w:rsidRPr="0013633C">
        <w:rPr>
          <w:rFonts w:ascii="Arial" w:hAnsi="Arial" w:cs="Arial"/>
          <w:sz w:val="22"/>
          <w:szCs w:val="22"/>
        </w:rPr>
        <w:t xml:space="preserve"> 2021 American College of Rheumatology/Vasculitis Foundation Guideline for the Management of Giant Cell Arteritis and Takayasu Arteritis. </w:t>
      </w:r>
      <w:r w:rsidRPr="0013633C">
        <w:rPr>
          <w:rFonts w:ascii="Arial" w:hAnsi="Arial" w:cs="Arial"/>
          <w:i/>
          <w:iCs/>
          <w:sz w:val="22"/>
          <w:szCs w:val="22"/>
        </w:rPr>
        <w:t>Arthritis Rheumatol.</w:t>
      </w:r>
      <w:r w:rsidRPr="0013633C">
        <w:rPr>
          <w:rFonts w:ascii="Arial" w:hAnsi="Arial" w:cs="Arial"/>
          <w:sz w:val="22"/>
          <w:szCs w:val="22"/>
        </w:rPr>
        <w:t xml:space="preserve"> </w:t>
      </w:r>
      <w:r w:rsidRPr="0013633C">
        <w:rPr>
          <w:rFonts w:ascii="Arial" w:hAnsi="Arial" w:cs="Arial"/>
          <w:b/>
          <w:bCs/>
          <w:sz w:val="22"/>
          <w:szCs w:val="22"/>
        </w:rPr>
        <w:t>73</w:t>
      </w:r>
      <w:r w:rsidRPr="0013633C">
        <w:rPr>
          <w:rFonts w:ascii="Arial" w:hAnsi="Arial" w:cs="Arial"/>
          <w:sz w:val="22"/>
          <w:szCs w:val="22"/>
        </w:rPr>
        <w:t>, 1349–1365 (2021).</w:t>
      </w:r>
    </w:p>
    <w:p w14:paraId="2C990AF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lastRenderedPageBreak/>
        <w:t>30.</w:t>
      </w:r>
      <w:r w:rsidRPr="0013633C">
        <w:rPr>
          <w:rFonts w:ascii="Arial" w:hAnsi="Arial" w:cs="Arial"/>
          <w:sz w:val="22"/>
          <w:szCs w:val="22"/>
        </w:rPr>
        <w:tab/>
        <w:t xml:space="preserve">Ponte, C. </w:t>
      </w:r>
      <w:r w:rsidRPr="0013633C">
        <w:rPr>
          <w:rFonts w:ascii="Arial" w:hAnsi="Arial" w:cs="Arial"/>
          <w:i/>
          <w:iCs/>
          <w:sz w:val="22"/>
          <w:szCs w:val="22"/>
        </w:rPr>
        <w:t>et al.</w:t>
      </w:r>
      <w:r w:rsidRPr="0013633C">
        <w:rPr>
          <w:rFonts w:ascii="Arial" w:hAnsi="Arial" w:cs="Arial"/>
          <w:sz w:val="22"/>
          <w:szCs w:val="22"/>
        </w:rPr>
        <w:t xml:space="preserve"> Ultrasound halo sign as a potential monitoring tool for patients with giant cell arteritis: a prospective analysis.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80</w:t>
      </w:r>
      <w:r w:rsidRPr="0013633C">
        <w:rPr>
          <w:rFonts w:ascii="Arial" w:hAnsi="Arial" w:cs="Arial"/>
          <w:sz w:val="22"/>
          <w:szCs w:val="22"/>
        </w:rPr>
        <w:t>, 1475–1482 (2021).</w:t>
      </w:r>
    </w:p>
    <w:p w14:paraId="06470C4A"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31.</w:t>
      </w:r>
      <w:r w:rsidRPr="0013633C">
        <w:rPr>
          <w:rFonts w:ascii="Arial" w:hAnsi="Arial" w:cs="Arial"/>
          <w:sz w:val="22"/>
          <w:szCs w:val="22"/>
        </w:rPr>
        <w:tab/>
        <w:t xml:space="preserve">Buttgereit, F., Matteson, E. L., Dejaco, C. &amp; Dasgupta, B. Prevention of glucocorticoid morbidity in giant cell arteritis. </w:t>
      </w:r>
      <w:r w:rsidRPr="0013633C">
        <w:rPr>
          <w:rFonts w:ascii="Arial" w:hAnsi="Arial" w:cs="Arial"/>
          <w:i/>
          <w:iCs/>
          <w:sz w:val="22"/>
          <w:szCs w:val="22"/>
        </w:rPr>
        <w:t>Rheumatology</w:t>
      </w:r>
      <w:r w:rsidRPr="0013633C">
        <w:rPr>
          <w:rFonts w:ascii="Arial" w:hAnsi="Arial" w:cs="Arial"/>
          <w:sz w:val="22"/>
          <w:szCs w:val="22"/>
        </w:rPr>
        <w:t xml:space="preserve"> </w:t>
      </w:r>
      <w:r w:rsidRPr="0013633C">
        <w:rPr>
          <w:rFonts w:ascii="Arial" w:hAnsi="Arial" w:cs="Arial"/>
          <w:b/>
          <w:bCs/>
          <w:sz w:val="22"/>
          <w:szCs w:val="22"/>
        </w:rPr>
        <w:t>57</w:t>
      </w:r>
      <w:r w:rsidRPr="0013633C">
        <w:rPr>
          <w:rFonts w:ascii="Arial" w:hAnsi="Arial" w:cs="Arial"/>
          <w:sz w:val="22"/>
          <w:szCs w:val="22"/>
        </w:rPr>
        <w:t>, ii11–ii21 (2018).</w:t>
      </w:r>
    </w:p>
    <w:p w14:paraId="6EAF22D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32.</w:t>
      </w:r>
      <w:r w:rsidRPr="0013633C">
        <w:rPr>
          <w:rFonts w:ascii="Arial" w:hAnsi="Arial" w:cs="Arial"/>
          <w:sz w:val="22"/>
          <w:szCs w:val="22"/>
        </w:rPr>
        <w:tab/>
        <w:t xml:space="preserve">Gale, S. </w:t>
      </w:r>
      <w:r w:rsidRPr="0013633C">
        <w:rPr>
          <w:rFonts w:ascii="Arial" w:hAnsi="Arial" w:cs="Arial"/>
          <w:i/>
          <w:iCs/>
          <w:sz w:val="22"/>
          <w:szCs w:val="22"/>
        </w:rPr>
        <w:t>et al.</w:t>
      </w:r>
      <w:r w:rsidRPr="0013633C">
        <w:rPr>
          <w:rFonts w:ascii="Arial" w:hAnsi="Arial" w:cs="Arial"/>
          <w:sz w:val="22"/>
          <w:szCs w:val="22"/>
        </w:rPr>
        <w:t xml:space="preserve"> Risk Associated with Cumulative Oral Glucocorticoid Use in Patients with Giant Cell Arteritis in Real-World Databases from the USA and UK. </w:t>
      </w:r>
      <w:r w:rsidRPr="0013633C">
        <w:rPr>
          <w:rFonts w:ascii="Arial" w:hAnsi="Arial" w:cs="Arial"/>
          <w:i/>
          <w:iCs/>
          <w:sz w:val="22"/>
          <w:szCs w:val="22"/>
        </w:rPr>
        <w:t>Rheumatol. Ther.</w:t>
      </w:r>
      <w:r w:rsidRPr="0013633C">
        <w:rPr>
          <w:rFonts w:ascii="Arial" w:hAnsi="Arial" w:cs="Arial"/>
          <w:sz w:val="22"/>
          <w:szCs w:val="22"/>
        </w:rPr>
        <w:t xml:space="preserve"> </w:t>
      </w:r>
      <w:r w:rsidRPr="0013633C">
        <w:rPr>
          <w:rFonts w:ascii="Arial" w:hAnsi="Arial" w:cs="Arial"/>
          <w:b/>
          <w:bCs/>
          <w:sz w:val="22"/>
          <w:szCs w:val="22"/>
        </w:rPr>
        <w:t>5</w:t>
      </w:r>
      <w:r w:rsidRPr="0013633C">
        <w:rPr>
          <w:rFonts w:ascii="Arial" w:hAnsi="Arial" w:cs="Arial"/>
          <w:sz w:val="22"/>
          <w:szCs w:val="22"/>
        </w:rPr>
        <w:t>, 327–340 (2018).</w:t>
      </w:r>
    </w:p>
    <w:p w14:paraId="4FD84F2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33.</w:t>
      </w:r>
      <w:r w:rsidRPr="0013633C">
        <w:rPr>
          <w:rFonts w:ascii="Arial" w:hAnsi="Arial" w:cs="Arial"/>
          <w:sz w:val="22"/>
          <w:szCs w:val="22"/>
        </w:rPr>
        <w:tab/>
        <w:t xml:space="preserve">Stone, J. H. </w:t>
      </w:r>
      <w:r w:rsidRPr="0013633C">
        <w:rPr>
          <w:rFonts w:ascii="Arial" w:hAnsi="Arial" w:cs="Arial"/>
          <w:i/>
          <w:iCs/>
          <w:sz w:val="22"/>
          <w:szCs w:val="22"/>
        </w:rPr>
        <w:t>et al.</w:t>
      </w:r>
      <w:r w:rsidRPr="0013633C">
        <w:rPr>
          <w:rFonts w:ascii="Arial" w:hAnsi="Arial" w:cs="Arial"/>
          <w:sz w:val="22"/>
          <w:szCs w:val="22"/>
        </w:rPr>
        <w:t xml:space="preserve"> Trial of Tocilizumab in Giant-Cell Arteritis. </w:t>
      </w:r>
      <w:r w:rsidRPr="0013633C">
        <w:rPr>
          <w:rFonts w:ascii="Arial" w:hAnsi="Arial" w:cs="Arial"/>
          <w:i/>
          <w:iCs/>
          <w:sz w:val="22"/>
          <w:szCs w:val="22"/>
        </w:rPr>
        <w:t>N. Engl. J. Med.</w:t>
      </w:r>
      <w:r w:rsidRPr="0013633C">
        <w:rPr>
          <w:rFonts w:ascii="Arial" w:hAnsi="Arial" w:cs="Arial"/>
          <w:sz w:val="22"/>
          <w:szCs w:val="22"/>
        </w:rPr>
        <w:t xml:space="preserve"> </w:t>
      </w:r>
      <w:r w:rsidRPr="0013633C">
        <w:rPr>
          <w:rFonts w:ascii="Arial" w:hAnsi="Arial" w:cs="Arial"/>
          <w:b/>
          <w:bCs/>
          <w:sz w:val="22"/>
          <w:szCs w:val="22"/>
        </w:rPr>
        <w:t>377</w:t>
      </w:r>
      <w:r w:rsidRPr="0013633C">
        <w:rPr>
          <w:rFonts w:ascii="Arial" w:hAnsi="Arial" w:cs="Arial"/>
          <w:sz w:val="22"/>
          <w:szCs w:val="22"/>
        </w:rPr>
        <w:t>, 317–328 (2017).</w:t>
      </w:r>
    </w:p>
    <w:p w14:paraId="38622653"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34.</w:t>
      </w:r>
      <w:r w:rsidRPr="0013633C">
        <w:rPr>
          <w:rFonts w:ascii="Arial" w:hAnsi="Arial" w:cs="Arial"/>
          <w:sz w:val="22"/>
          <w:szCs w:val="22"/>
        </w:rPr>
        <w:tab/>
        <w:t xml:space="preserve">Maleszewski, J. J. </w:t>
      </w:r>
      <w:r w:rsidRPr="0013633C">
        <w:rPr>
          <w:rFonts w:ascii="Arial" w:hAnsi="Arial" w:cs="Arial"/>
          <w:i/>
          <w:iCs/>
          <w:sz w:val="22"/>
          <w:szCs w:val="22"/>
        </w:rPr>
        <w:t>et al.</w:t>
      </w:r>
      <w:r w:rsidRPr="0013633C">
        <w:rPr>
          <w:rFonts w:ascii="Arial" w:hAnsi="Arial" w:cs="Arial"/>
          <w:sz w:val="22"/>
          <w:szCs w:val="22"/>
        </w:rPr>
        <w:t xml:space="preserve"> Clinical and pathological evolution of giant cell arteritis: a prospective study of follow-up temporal artery biopsies in 40 treated patients. </w:t>
      </w:r>
      <w:r w:rsidRPr="0013633C">
        <w:rPr>
          <w:rFonts w:ascii="Arial" w:hAnsi="Arial" w:cs="Arial"/>
          <w:i/>
          <w:iCs/>
          <w:sz w:val="22"/>
          <w:szCs w:val="22"/>
        </w:rPr>
        <w:t>Mod. Pathol.</w:t>
      </w:r>
      <w:r w:rsidRPr="0013633C">
        <w:rPr>
          <w:rFonts w:ascii="Arial" w:hAnsi="Arial" w:cs="Arial"/>
          <w:sz w:val="22"/>
          <w:szCs w:val="22"/>
        </w:rPr>
        <w:t xml:space="preserve"> </w:t>
      </w:r>
      <w:r w:rsidRPr="0013633C">
        <w:rPr>
          <w:rFonts w:ascii="Arial" w:hAnsi="Arial" w:cs="Arial"/>
          <w:b/>
          <w:bCs/>
          <w:sz w:val="22"/>
          <w:szCs w:val="22"/>
        </w:rPr>
        <w:t>30</w:t>
      </w:r>
      <w:r w:rsidRPr="0013633C">
        <w:rPr>
          <w:rFonts w:ascii="Arial" w:hAnsi="Arial" w:cs="Arial"/>
          <w:sz w:val="22"/>
          <w:szCs w:val="22"/>
        </w:rPr>
        <w:t>, 788–796 (2017).</w:t>
      </w:r>
    </w:p>
    <w:p w14:paraId="286501B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35.</w:t>
      </w:r>
      <w:r w:rsidRPr="0013633C">
        <w:rPr>
          <w:rFonts w:ascii="Arial" w:hAnsi="Arial" w:cs="Arial"/>
          <w:sz w:val="22"/>
          <w:szCs w:val="22"/>
        </w:rPr>
        <w:tab/>
        <w:t xml:space="preserve">Ma-Krupa, W. </w:t>
      </w:r>
      <w:r w:rsidRPr="0013633C">
        <w:rPr>
          <w:rFonts w:ascii="Arial" w:hAnsi="Arial" w:cs="Arial"/>
          <w:i/>
          <w:iCs/>
          <w:sz w:val="22"/>
          <w:szCs w:val="22"/>
        </w:rPr>
        <w:t>et al.</w:t>
      </w:r>
      <w:r w:rsidRPr="0013633C">
        <w:rPr>
          <w:rFonts w:ascii="Arial" w:hAnsi="Arial" w:cs="Arial"/>
          <w:sz w:val="22"/>
          <w:szCs w:val="22"/>
        </w:rPr>
        <w:t xml:space="preserve"> Activation of Arterial Wall Dendritic Cells and Breakdown of Self-tolerance in Giant Cell Arteritis. </w:t>
      </w:r>
      <w:r w:rsidRPr="0013633C">
        <w:rPr>
          <w:rFonts w:ascii="Arial" w:hAnsi="Arial" w:cs="Arial"/>
          <w:i/>
          <w:iCs/>
          <w:sz w:val="22"/>
          <w:szCs w:val="22"/>
        </w:rPr>
        <w:t>J. Exp. Med.</w:t>
      </w:r>
      <w:r w:rsidRPr="0013633C">
        <w:rPr>
          <w:rFonts w:ascii="Arial" w:hAnsi="Arial" w:cs="Arial"/>
          <w:sz w:val="22"/>
          <w:szCs w:val="22"/>
        </w:rPr>
        <w:t xml:space="preserve"> </w:t>
      </w:r>
      <w:r w:rsidRPr="0013633C">
        <w:rPr>
          <w:rFonts w:ascii="Arial" w:hAnsi="Arial" w:cs="Arial"/>
          <w:b/>
          <w:bCs/>
          <w:sz w:val="22"/>
          <w:szCs w:val="22"/>
        </w:rPr>
        <w:t>199</w:t>
      </w:r>
      <w:r w:rsidRPr="0013633C">
        <w:rPr>
          <w:rFonts w:ascii="Arial" w:hAnsi="Arial" w:cs="Arial"/>
          <w:sz w:val="22"/>
          <w:szCs w:val="22"/>
        </w:rPr>
        <w:t>, 173–183 (2004).</w:t>
      </w:r>
    </w:p>
    <w:p w14:paraId="4600835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36.</w:t>
      </w:r>
      <w:r w:rsidRPr="0013633C">
        <w:rPr>
          <w:rFonts w:ascii="Arial" w:hAnsi="Arial" w:cs="Arial"/>
          <w:sz w:val="22"/>
          <w:szCs w:val="22"/>
        </w:rPr>
        <w:tab/>
        <w:t xml:space="preserve">Weyand, C. M. </w:t>
      </w:r>
      <w:r w:rsidRPr="0013633C">
        <w:rPr>
          <w:rFonts w:ascii="Arial" w:hAnsi="Arial" w:cs="Arial"/>
          <w:i/>
          <w:iCs/>
          <w:sz w:val="22"/>
          <w:szCs w:val="22"/>
        </w:rPr>
        <w:t>et al.</w:t>
      </w:r>
      <w:r w:rsidRPr="0013633C">
        <w:rPr>
          <w:rFonts w:ascii="Arial" w:hAnsi="Arial" w:cs="Arial"/>
          <w:sz w:val="22"/>
          <w:szCs w:val="22"/>
        </w:rPr>
        <w:t xml:space="preserve"> Vascular Dendritic Cells in Giant Cell Arteritis. </w:t>
      </w:r>
      <w:r w:rsidRPr="0013633C">
        <w:rPr>
          <w:rFonts w:ascii="Arial" w:hAnsi="Arial" w:cs="Arial"/>
          <w:i/>
          <w:iCs/>
          <w:sz w:val="22"/>
          <w:szCs w:val="22"/>
        </w:rPr>
        <w:t>Ann. N. Y. Acad. Sci.</w:t>
      </w:r>
      <w:r w:rsidRPr="0013633C">
        <w:rPr>
          <w:rFonts w:ascii="Arial" w:hAnsi="Arial" w:cs="Arial"/>
          <w:sz w:val="22"/>
          <w:szCs w:val="22"/>
        </w:rPr>
        <w:t xml:space="preserve"> </w:t>
      </w:r>
      <w:r w:rsidRPr="0013633C">
        <w:rPr>
          <w:rFonts w:ascii="Arial" w:hAnsi="Arial" w:cs="Arial"/>
          <w:b/>
          <w:bCs/>
          <w:sz w:val="22"/>
          <w:szCs w:val="22"/>
        </w:rPr>
        <w:t>1062</w:t>
      </w:r>
      <w:r w:rsidRPr="0013633C">
        <w:rPr>
          <w:rFonts w:ascii="Arial" w:hAnsi="Arial" w:cs="Arial"/>
          <w:sz w:val="22"/>
          <w:szCs w:val="22"/>
        </w:rPr>
        <w:t>, 195–208 (2005).</w:t>
      </w:r>
    </w:p>
    <w:p w14:paraId="1CBC0FC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37.</w:t>
      </w:r>
      <w:r w:rsidRPr="0013633C">
        <w:rPr>
          <w:rFonts w:ascii="Arial" w:hAnsi="Arial" w:cs="Arial"/>
          <w:sz w:val="22"/>
          <w:szCs w:val="22"/>
        </w:rPr>
        <w:tab/>
        <w:t xml:space="preserve">Wagner, A. D. </w:t>
      </w:r>
      <w:r w:rsidRPr="0013633C">
        <w:rPr>
          <w:rFonts w:ascii="Arial" w:hAnsi="Arial" w:cs="Arial"/>
          <w:i/>
          <w:iCs/>
          <w:sz w:val="22"/>
          <w:szCs w:val="22"/>
        </w:rPr>
        <w:t>et al.</w:t>
      </w:r>
      <w:r w:rsidRPr="0013633C">
        <w:rPr>
          <w:rFonts w:ascii="Arial" w:hAnsi="Arial" w:cs="Arial"/>
          <w:sz w:val="22"/>
          <w:szCs w:val="22"/>
        </w:rPr>
        <w:t xml:space="preserve"> Dendritic cells co-localize with activated CD4+ T cells in giant cell arteritis.</w:t>
      </w:r>
    </w:p>
    <w:p w14:paraId="75B6175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38.</w:t>
      </w:r>
      <w:r w:rsidRPr="0013633C">
        <w:rPr>
          <w:rFonts w:ascii="Arial" w:hAnsi="Arial" w:cs="Arial"/>
          <w:sz w:val="22"/>
          <w:szCs w:val="22"/>
        </w:rPr>
        <w:tab/>
        <w:t xml:space="preserve">Rittner, H. L. </w:t>
      </w:r>
      <w:r w:rsidRPr="0013633C">
        <w:rPr>
          <w:rFonts w:ascii="Arial" w:hAnsi="Arial" w:cs="Arial"/>
          <w:i/>
          <w:iCs/>
          <w:sz w:val="22"/>
          <w:szCs w:val="22"/>
        </w:rPr>
        <w:t>et al.</w:t>
      </w:r>
      <w:r w:rsidRPr="0013633C">
        <w:rPr>
          <w:rFonts w:ascii="Arial" w:hAnsi="Arial" w:cs="Arial"/>
          <w:sz w:val="22"/>
          <w:szCs w:val="22"/>
        </w:rPr>
        <w:t xml:space="preserve"> Tissue-Destructive Macrophages in Giant Cell Arteritis. </w:t>
      </w:r>
      <w:r w:rsidRPr="0013633C">
        <w:rPr>
          <w:rFonts w:ascii="Arial" w:hAnsi="Arial" w:cs="Arial"/>
          <w:i/>
          <w:iCs/>
          <w:sz w:val="22"/>
          <w:szCs w:val="22"/>
        </w:rPr>
        <w:t>Circ. Res.</w:t>
      </w:r>
      <w:r w:rsidRPr="0013633C">
        <w:rPr>
          <w:rFonts w:ascii="Arial" w:hAnsi="Arial" w:cs="Arial"/>
          <w:sz w:val="22"/>
          <w:szCs w:val="22"/>
        </w:rPr>
        <w:t xml:space="preserve"> </w:t>
      </w:r>
      <w:r w:rsidRPr="0013633C">
        <w:rPr>
          <w:rFonts w:ascii="Arial" w:hAnsi="Arial" w:cs="Arial"/>
          <w:b/>
          <w:bCs/>
          <w:sz w:val="22"/>
          <w:szCs w:val="22"/>
        </w:rPr>
        <w:t>84</w:t>
      </w:r>
      <w:r w:rsidRPr="0013633C">
        <w:rPr>
          <w:rFonts w:ascii="Arial" w:hAnsi="Arial" w:cs="Arial"/>
          <w:sz w:val="22"/>
          <w:szCs w:val="22"/>
        </w:rPr>
        <w:t>, 1050–1058 (1999).</w:t>
      </w:r>
    </w:p>
    <w:p w14:paraId="65AA3A7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39.</w:t>
      </w:r>
      <w:r w:rsidRPr="0013633C">
        <w:rPr>
          <w:rFonts w:ascii="Arial" w:hAnsi="Arial" w:cs="Arial"/>
          <w:sz w:val="22"/>
          <w:szCs w:val="22"/>
        </w:rPr>
        <w:tab/>
        <w:t xml:space="preserve">Van Sleen, Y. </w:t>
      </w:r>
      <w:r w:rsidRPr="0013633C">
        <w:rPr>
          <w:rFonts w:ascii="Arial" w:hAnsi="Arial" w:cs="Arial"/>
          <w:i/>
          <w:iCs/>
          <w:sz w:val="22"/>
          <w:szCs w:val="22"/>
        </w:rPr>
        <w:t>et al.</w:t>
      </w:r>
      <w:r w:rsidRPr="0013633C">
        <w:rPr>
          <w:rFonts w:ascii="Arial" w:hAnsi="Arial" w:cs="Arial"/>
          <w:sz w:val="22"/>
          <w:szCs w:val="22"/>
        </w:rPr>
        <w:t xml:space="preserve"> Involvement of Monocyte Subsets in the Immunopathology of Giant Cell Arteritis. </w:t>
      </w:r>
      <w:r w:rsidRPr="0013633C">
        <w:rPr>
          <w:rFonts w:ascii="Arial" w:hAnsi="Arial" w:cs="Arial"/>
          <w:i/>
          <w:iCs/>
          <w:sz w:val="22"/>
          <w:szCs w:val="22"/>
        </w:rPr>
        <w:t>Sci. Rep.</w:t>
      </w:r>
      <w:r w:rsidRPr="0013633C">
        <w:rPr>
          <w:rFonts w:ascii="Arial" w:hAnsi="Arial" w:cs="Arial"/>
          <w:sz w:val="22"/>
          <w:szCs w:val="22"/>
        </w:rPr>
        <w:t xml:space="preserve"> </w:t>
      </w:r>
      <w:r w:rsidRPr="0013633C">
        <w:rPr>
          <w:rFonts w:ascii="Arial" w:hAnsi="Arial" w:cs="Arial"/>
          <w:b/>
          <w:bCs/>
          <w:sz w:val="22"/>
          <w:szCs w:val="22"/>
        </w:rPr>
        <w:t>7</w:t>
      </w:r>
      <w:r w:rsidRPr="0013633C">
        <w:rPr>
          <w:rFonts w:ascii="Arial" w:hAnsi="Arial" w:cs="Arial"/>
          <w:sz w:val="22"/>
          <w:szCs w:val="22"/>
        </w:rPr>
        <w:t>, 6553 (2017).</w:t>
      </w:r>
    </w:p>
    <w:p w14:paraId="4E92141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40.</w:t>
      </w:r>
      <w:r w:rsidRPr="0013633C">
        <w:rPr>
          <w:rFonts w:ascii="Arial" w:hAnsi="Arial" w:cs="Arial"/>
          <w:sz w:val="22"/>
          <w:szCs w:val="22"/>
        </w:rPr>
        <w:tab/>
        <w:t xml:space="preserve">Graver, J. C., Sandovici, M., Diepstra, A., Boots, A. M. H. &amp; Brouwer, E. Artery tertiary lymphoid organs in giant cell arteritis are not exclusively located in the media of temporal arteries.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77</w:t>
      </w:r>
      <w:r w:rsidRPr="0013633C">
        <w:rPr>
          <w:rFonts w:ascii="Arial" w:hAnsi="Arial" w:cs="Arial"/>
          <w:sz w:val="22"/>
          <w:szCs w:val="22"/>
        </w:rPr>
        <w:t>, e16–e16 (2018).</w:t>
      </w:r>
    </w:p>
    <w:p w14:paraId="551991E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41.</w:t>
      </w:r>
      <w:r w:rsidRPr="0013633C">
        <w:rPr>
          <w:rFonts w:ascii="Arial" w:hAnsi="Arial" w:cs="Arial"/>
          <w:sz w:val="22"/>
          <w:szCs w:val="22"/>
        </w:rPr>
        <w:tab/>
        <w:t xml:space="preserve">Graver, J. C. </w:t>
      </w:r>
      <w:r w:rsidRPr="0013633C">
        <w:rPr>
          <w:rFonts w:ascii="Arial" w:hAnsi="Arial" w:cs="Arial"/>
          <w:i/>
          <w:iCs/>
          <w:sz w:val="22"/>
          <w:szCs w:val="22"/>
        </w:rPr>
        <w:t>et al.</w:t>
      </w:r>
      <w:r w:rsidRPr="0013633C">
        <w:rPr>
          <w:rFonts w:ascii="Arial" w:hAnsi="Arial" w:cs="Arial"/>
          <w:sz w:val="22"/>
          <w:szCs w:val="22"/>
        </w:rPr>
        <w:t xml:space="preserve"> Association of the CXCL9-CXCR3 and CXCL13-CXCR5 axes with B-cell trafficking in giant cell arteritis and polymyalgia rheumatica. </w:t>
      </w:r>
      <w:r w:rsidRPr="0013633C">
        <w:rPr>
          <w:rFonts w:ascii="Arial" w:hAnsi="Arial" w:cs="Arial"/>
          <w:i/>
          <w:iCs/>
          <w:sz w:val="22"/>
          <w:szCs w:val="22"/>
        </w:rPr>
        <w:t>J. Autoimmun.</w:t>
      </w:r>
      <w:r w:rsidRPr="0013633C">
        <w:rPr>
          <w:rFonts w:ascii="Arial" w:hAnsi="Arial" w:cs="Arial"/>
          <w:sz w:val="22"/>
          <w:szCs w:val="22"/>
        </w:rPr>
        <w:t xml:space="preserve"> </w:t>
      </w:r>
      <w:r w:rsidRPr="0013633C">
        <w:rPr>
          <w:rFonts w:ascii="Arial" w:hAnsi="Arial" w:cs="Arial"/>
          <w:b/>
          <w:bCs/>
          <w:sz w:val="22"/>
          <w:szCs w:val="22"/>
        </w:rPr>
        <w:t>123</w:t>
      </w:r>
      <w:r w:rsidRPr="0013633C">
        <w:rPr>
          <w:rFonts w:ascii="Arial" w:hAnsi="Arial" w:cs="Arial"/>
          <w:sz w:val="22"/>
          <w:szCs w:val="22"/>
        </w:rPr>
        <w:t>, 102684 (2021).</w:t>
      </w:r>
    </w:p>
    <w:p w14:paraId="50FFBCD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42.</w:t>
      </w:r>
      <w:r w:rsidRPr="0013633C">
        <w:rPr>
          <w:rFonts w:ascii="Arial" w:hAnsi="Arial" w:cs="Arial"/>
          <w:sz w:val="22"/>
          <w:szCs w:val="22"/>
        </w:rPr>
        <w:tab/>
        <w:t xml:space="preserve">Elkon, K. &amp; Casali, P. Nature and functions of autoantibodies. </w:t>
      </w:r>
      <w:r w:rsidRPr="0013633C">
        <w:rPr>
          <w:rFonts w:ascii="Arial" w:hAnsi="Arial" w:cs="Arial"/>
          <w:i/>
          <w:iCs/>
          <w:sz w:val="22"/>
          <w:szCs w:val="22"/>
        </w:rPr>
        <w:t>Nat. Clin. Pract. Rheumatol.</w:t>
      </w:r>
      <w:r w:rsidRPr="0013633C">
        <w:rPr>
          <w:rFonts w:ascii="Arial" w:hAnsi="Arial" w:cs="Arial"/>
          <w:sz w:val="22"/>
          <w:szCs w:val="22"/>
        </w:rPr>
        <w:t xml:space="preserve"> </w:t>
      </w:r>
      <w:r w:rsidRPr="0013633C">
        <w:rPr>
          <w:rFonts w:ascii="Arial" w:hAnsi="Arial" w:cs="Arial"/>
          <w:b/>
          <w:bCs/>
          <w:sz w:val="22"/>
          <w:szCs w:val="22"/>
        </w:rPr>
        <w:t>4</w:t>
      </w:r>
      <w:r w:rsidRPr="0013633C">
        <w:rPr>
          <w:rFonts w:ascii="Arial" w:hAnsi="Arial" w:cs="Arial"/>
          <w:sz w:val="22"/>
          <w:szCs w:val="22"/>
        </w:rPr>
        <w:t>, 491–498 (2008).</w:t>
      </w:r>
    </w:p>
    <w:p w14:paraId="7DFD319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43.</w:t>
      </w:r>
      <w:r w:rsidRPr="0013633C">
        <w:rPr>
          <w:rFonts w:ascii="Arial" w:hAnsi="Arial" w:cs="Arial"/>
          <w:sz w:val="22"/>
          <w:szCs w:val="22"/>
        </w:rPr>
        <w:tab/>
        <w:t xml:space="preserve">Ludwig, R. J. </w:t>
      </w:r>
      <w:r w:rsidRPr="0013633C">
        <w:rPr>
          <w:rFonts w:ascii="Arial" w:hAnsi="Arial" w:cs="Arial"/>
          <w:i/>
          <w:iCs/>
          <w:sz w:val="22"/>
          <w:szCs w:val="22"/>
        </w:rPr>
        <w:t>et al.</w:t>
      </w:r>
      <w:r w:rsidRPr="0013633C">
        <w:rPr>
          <w:rFonts w:ascii="Arial" w:hAnsi="Arial" w:cs="Arial"/>
          <w:sz w:val="22"/>
          <w:szCs w:val="22"/>
        </w:rPr>
        <w:t xml:space="preserve"> Mechanisms of Autoantibody-Induced Pathology.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8</w:t>
      </w:r>
      <w:r w:rsidRPr="0013633C">
        <w:rPr>
          <w:rFonts w:ascii="Arial" w:hAnsi="Arial" w:cs="Arial"/>
          <w:sz w:val="22"/>
          <w:szCs w:val="22"/>
        </w:rPr>
        <w:t>, (2017).</w:t>
      </w:r>
    </w:p>
    <w:p w14:paraId="7565513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44.</w:t>
      </w:r>
      <w:r w:rsidRPr="0013633C">
        <w:rPr>
          <w:rFonts w:ascii="Arial" w:hAnsi="Arial" w:cs="Arial"/>
          <w:sz w:val="22"/>
          <w:szCs w:val="22"/>
        </w:rPr>
        <w:tab/>
        <w:t xml:space="preserve">Schmits, R., Kubuschok, B., Schuster, S., Preuss, K.-D. &amp; Pfreundschuh, M. Analysis of the B cell repertoire against autoantigens in patients with giant cell arteritis and polymyalgia rheumatica. </w:t>
      </w:r>
      <w:r w:rsidRPr="0013633C">
        <w:rPr>
          <w:rFonts w:ascii="Arial" w:hAnsi="Arial" w:cs="Arial"/>
          <w:i/>
          <w:iCs/>
          <w:sz w:val="22"/>
          <w:szCs w:val="22"/>
        </w:rPr>
        <w:t>Clin. Exp. Immunol.</w:t>
      </w:r>
      <w:r w:rsidRPr="0013633C">
        <w:rPr>
          <w:rFonts w:ascii="Arial" w:hAnsi="Arial" w:cs="Arial"/>
          <w:sz w:val="22"/>
          <w:szCs w:val="22"/>
        </w:rPr>
        <w:t xml:space="preserve"> </w:t>
      </w:r>
      <w:r w:rsidRPr="0013633C">
        <w:rPr>
          <w:rFonts w:ascii="Arial" w:hAnsi="Arial" w:cs="Arial"/>
          <w:b/>
          <w:bCs/>
          <w:sz w:val="22"/>
          <w:szCs w:val="22"/>
        </w:rPr>
        <w:t>127</w:t>
      </w:r>
      <w:r w:rsidRPr="0013633C">
        <w:rPr>
          <w:rFonts w:ascii="Arial" w:hAnsi="Arial" w:cs="Arial"/>
          <w:sz w:val="22"/>
          <w:szCs w:val="22"/>
        </w:rPr>
        <w:t>, 379–385 (2002).</w:t>
      </w:r>
    </w:p>
    <w:p w14:paraId="4AEA7F1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45.</w:t>
      </w:r>
      <w:r w:rsidRPr="0013633C">
        <w:rPr>
          <w:rFonts w:ascii="Arial" w:hAnsi="Arial" w:cs="Arial"/>
          <w:sz w:val="22"/>
          <w:szCs w:val="22"/>
        </w:rPr>
        <w:tab/>
        <w:t xml:space="preserve">Van Regenmortel, M. H. V. Specificity, polyspecificity, and heterospecificity of antibody-antigen recognition: SPECIFICITY, POLYSPECIFICITY, AND HETEROSPECIFICITY. </w:t>
      </w:r>
      <w:r w:rsidRPr="0013633C">
        <w:rPr>
          <w:rFonts w:ascii="Arial" w:hAnsi="Arial" w:cs="Arial"/>
          <w:i/>
          <w:iCs/>
          <w:sz w:val="22"/>
          <w:szCs w:val="22"/>
        </w:rPr>
        <w:t>J. Mol. Recognit.</w:t>
      </w:r>
      <w:r w:rsidRPr="0013633C">
        <w:rPr>
          <w:rFonts w:ascii="Arial" w:hAnsi="Arial" w:cs="Arial"/>
          <w:sz w:val="22"/>
          <w:szCs w:val="22"/>
        </w:rPr>
        <w:t xml:space="preserve"> </w:t>
      </w:r>
      <w:r w:rsidRPr="0013633C">
        <w:rPr>
          <w:rFonts w:ascii="Arial" w:hAnsi="Arial" w:cs="Arial"/>
          <w:b/>
          <w:bCs/>
          <w:sz w:val="22"/>
          <w:szCs w:val="22"/>
        </w:rPr>
        <w:t>27</w:t>
      </w:r>
      <w:r w:rsidRPr="0013633C">
        <w:rPr>
          <w:rFonts w:ascii="Arial" w:hAnsi="Arial" w:cs="Arial"/>
          <w:sz w:val="22"/>
          <w:szCs w:val="22"/>
        </w:rPr>
        <w:t>, 627–639 (2014).</w:t>
      </w:r>
    </w:p>
    <w:p w14:paraId="211A0E1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46.</w:t>
      </w:r>
      <w:r w:rsidRPr="0013633C">
        <w:rPr>
          <w:rFonts w:ascii="Arial" w:hAnsi="Arial" w:cs="Arial"/>
          <w:sz w:val="22"/>
          <w:szCs w:val="22"/>
        </w:rPr>
        <w:tab/>
        <w:t xml:space="preserve">Baerlecken, N. T. </w:t>
      </w:r>
      <w:r w:rsidRPr="0013633C">
        <w:rPr>
          <w:rFonts w:ascii="Arial" w:hAnsi="Arial" w:cs="Arial"/>
          <w:i/>
          <w:iCs/>
          <w:sz w:val="22"/>
          <w:szCs w:val="22"/>
        </w:rPr>
        <w:t>et al.</w:t>
      </w:r>
      <w:r w:rsidRPr="0013633C">
        <w:rPr>
          <w:rFonts w:ascii="Arial" w:hAnsi="Arial" w:cs="Arial"/>
          <w:sz w:val="22"/>
          <w:szCs w:val="22"/>
        </w:rPr>
        <w:t xml:space="preserve"> Association of ferritin autoantibodies with giant cell arteritis/polymyalgia rheumatica.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71</w:t>
      </w:r>
      <w:r w:rsidRPr="0013633C">
        <w:rPr>
          <w:rFonts w:ascii="Arial" w:hAnsi="Arial" w:cs="Arial"/>
          <w:sz w:val="22"/>
          <w:szCs w:val="22"/>
        </w:rPr>
        <w:t>, 943–947 (2012).</w:t>
      </w:r>
    </w:p>
    <w:p w14:paraId="7F9B4A7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47.</w:t>
      </w:r>
      <w:r w:rsidRPr="0013633C">
        <w:rPr>
          <w:rFonts w:ascii="Arial" w:hAnsi="Arial" w:cs="Arial"/>
          <w:sz w:val="22"/>
          <w:szCs w:val="22"/>
        </w:rPr>
        <w:tab/>
        <w:t xml:space="preserve">Pesce, E. </w:t>
      </w:r>
      <w:r w:rsidRPr="0013633C">
        <w:rPr>
          <w:rFonts w:ascii="Arial" w:hAnsi="Arial" w:cs="Arial"/>
          <w:i/>
          <w:iCs/>
          <w:sz w:val="22"/>
          <w:szCs w:val="22"/>
        </w:rPr>
        <w:t>et al.</w:t>
      </w:r>
      <w:r w:rsidRPr="0013633C">
        <w:rPr>
          <w:rFonts w:ascii="Arial" w:hAnsi="Arial" w:cs="Arial"/>
          <w:sz w:val="22"/>
          <w:szCs w:val="22"/>
        </w:rPr>
        <w:t xml:space="preserve"> Identification of two autoantigens recognised by circulating autoantibodies as potential biomarkers for diagnosing giant cell arteritis. </w:t>
      </w:r>
      <w:r w:rsidRPr="0013633C">
        <w:rPr>
          <w:rFonts w:ascii="Arial" w:hAnsi="Arial" w:cs="Arial"/>
          <w:i/>
          <w:iCs/>
          <w:sz w:val="22"/>
          <w:szCs w:val="22"/>
        </w:rPr>
        <w:t>Clin. Exp. Rheumatol.</w:t>
      </w:r>
      <w:r w:rsidRPr="0013633C">
        <w:rPr>
          <w:rFonts w:ascii="Arial" w:hAnsi="Arial" w:cs="Arial"/>
          <w:sz w:val="22"/>
          <w:szCs w:val="22"/>
        </w:rPr>
        <w:t xml:space="preserve"> (2024) doi:10.55563/clinexprheumatol/0213qf.</w:t>
      </w:r>
    </w:p>
    <w:p w14:paraId="0383B2D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48.</w:t>
      </w:r>
      <w:r w:rsidRPr="0013633C">
        <w:rPr>
          <w:rFonts w:ascii="Arial" w:hAnsi="Arial" w:cs="Arial"/>
          <w:sz w:val="22"/>
          <w:szCs w:val="22"/>
        </w:rPr>
        <w:tab/>
        <w:t xml:space="preserve">Régent, A. </w:t>
      </w:r>
      <w:r w:rsidRPr="0013633C">
        <w:rPr>
          <w:rFonts w:ascii="Arial" w:hAnsi="Arial" w:cs="Arial"/>
          <w:i/>
          <w:iCs/>
          <w:sz w:val="22"/>
          <w:szCs w:val="22"/>
        </w:rPr>
        <w:t>et al.</w:t>
      </w:r>
      <w:r w:rsidRPr="0013633C">
        <w:rPr>
          <w:rFonts w:ascii="Arial" w:hAnsi="Arial" w:cs="Arial"/>
          <w:sz w:val="22"/>
          <w:szCs w:val="22"/>
        </w:rPr>
        <w:t xml:space="preserve"> Contribution of antiferritin antibodies to diagnosis of giant cell arteritis.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72</w:t>
      </w:r>
      <w:r w:rsidRPr="0013633C">
        <w:rPr>
          <w:rFonts w:ascii="Arial" w:hAnsi="Arial" w:cs="Arial"/>
          <w:sz w:val="22"/>
          <w:szCs w:val="22"/>
        </w:rPr>
        <w:t>, 1269–1270 (2013).</w:t>
      </w:r>
    </w:p>
    <w:p w14:paraId="6E7070D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49.</w:t>
      </w:r>
      <w:r w:rsidRPr="0013633C">
        <w:rPr>
          <w:rFonts w:ascii="Arial" w:hAnsi="Arial" w:cs="Arial"/>
          <w:sz w:val="22"/>
          <w:szCs w:val="22"/>
        </w:rPr>
        <w:tab/>
        <w:t xml:space="preserve">Rajan, J. V. </w:t>
      </w:r>
      <w:r w:rsidRPr="0013633C">
        <w:rPr>
          <w:rFonts w:ascii="Arial" w:hAnsi="Arial" w:cs="Arial"/>
          <w:i/>
          <w:iCs/>
          <w:sz w:val="22"/>
          <w:szCs w:val="22"/>
        </w:rPr>
        <w:t>et al.</w:t>
      </w:r>
      <w:r w:rsidRPr="0013633C">
        <w:rPr>
          <w:rFonts w:ascii="Arial" w:hAnsi="Arial" w:cs="Arial"/>
          <w:sz w:val="22"/>
          <w:szCs w:val="22"/>
        </w:rPr>
        <w:t xml:space="preserve"> Phage display demonstrates durable differences in serological profile by route of inoculation in primary infections of non-human primates with Dengue Virus 1. </w:t>
      </w:r>
      <w:r w:rsidRPr="0013633C">
        <w:rPr>
          <w:rFonts w:ascii="Arial" w:hAnsi="Arial" w:cs="Arial"/>
          <w:i/>
          <w:iCs/>
          <w:sz w:val="22"/>
          <w:szCs w:val="22"/>
        </w:rPr>
        <w:t>Sci. Rep.</w:t>
      </w:r>
      <w:r w:rsidRPr="0013633C">
        <w:rPr>
          <w:rFonts w:ascii="Arial" w:hAnsi="Arial" w:cs="Arial"/>
          <w:sz w:val="22"/>
          <w:szCs w:val="22"/>
        </w:rPr>
        <w:t xml:space="preserve"> </w:t>
      </w:r>
      <w:r w:rsidRPr="0013633C">
        <w:rPr>
          <w:rFonts w:ascii="Arial" w:hAnsi="Arial" w:cs="Arial"/>
          <w:b/>
          <w:bCs/>
          <w:sz w:val="22"/>
          <w:szCs w:val="22"/>
        </w:rPr>
        <w:t>11</w:t>
      </w:r>
      <w:r w:rsidRPr="0013633C">
        <w:rPr>
          <w:rFonts w:ascii="Arial" w:hAnsi="Arial" w:cs="Arial"/>
          <w:sz w:val="22"/>
          <w:szCs w:val="22"/>
        </w:rPr>
        <w:t>, 10823 (2021).</w:t>
      </w:r>
    </w:p>
    <w:p w14:paraId="6AA6C62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50.</w:t>
      </w:r>
      <w:r w:rsidRPr="0013633C">
        <w:rPr>
          <w:rFonts w:ascii="Arial" w:hAnsi="Arial" w:cs="Arial"/>
          <w:sz w:val="22"/>
          <w:szCs w:val="22"/>
        </w:rPr>
        <w:tab/>
        <w:t xml:space="preserve">Raghavan, M. </w:t>
      </w:r>
      <w:r w:rsidRPr="0013633C">
        <w:rPr>
          <w:rFonts w:ascii="Arial" w:hAnsi="Arial" w:cs="Arial"/>
          <w:i/>
          <w:iCs/>
          <w:sz w:val="22"/>
          <w:szCs w:val="22"/>
        </w:rPr>
        <w:t>et al.</w:t>
      </w:r>
      <w:r w:rsidRPr="0013633C">
        <w:rPr>
          <w:rFonts w:ascii="Arial" w:hAnsi="Arial" w:cs="Arial"/>
          <w:sz w:val="22"/>
          <w:szCs w:val="22"/>
        </w:rPr>
        <w:t xml:space="preserve"> Antibodies to repeat-containing antigens in Plasmodium falciparum are exposure-dependent and short-lived in children in natural malaria infections. </w:t>
      </w:r>
      <w:r w:rsidRPr="0013633C">
        <w:rPr>
          <w:rFonts w:ascii="Arial" w:hAnsi="Arial" w:cs="Arial"/>
          <w:i/>
          <w:iCs/>
          <w:sz w:val="22"/>
          <w:szCs w:val="22"/>
        </w:rPr>
        <w:t>eLife</w:t>
      </w:r>
      <w:r w:rsidRPr="0013633C">
        <w:rPr>
          <w:rFonts w:ascii="Arial" w:hAnsi="Arial" w:cs="Arial"/>
          <w:sz w:val="22"/>
          <w:szCs w:val="22"/>
        </w:rPr>
        <w:t xml:space="preserve"> </w:t>
      </w:r>
      <w:r w:rsidRPr="0013633C">
        <w:rPr>
          <w:rFonts w:ascii="Arial" w:hAnsi="Arial" w:cs="Arial"/>
          <w:b/>
          <w:bCs/>
          <w:sz w:val="22"/>
          <w:szCs w:val="22"/>
        </w:rPr>
        <w:t>12</w:t>
      </w:r>
      <w:r w:rsidRPr="0013633C">
        <w:rPr>
          <w:rFonts w:ascii="Arial" w:hAnsi="Arial" w:cs="Arial"/>
          <w:sz w:val="22"/>
          <w:szCs w:val="22"/>
        </w:rPr>
        <w:t>, e81401 (2023).</w:t>
      </w:r>
    </w:p>
    <w:p w14:paraId="1B0D517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51.</w:t>
      </w:r>
      <w:r w:rsidRPr="0013633C">
        <w:rPr>
          <w:rFonts w:ascii="Arial" w:hAnsi="Arial" w:cs="Arial"/>
          <w:sz w:val="22"/>
          <w:szCs w:val="22"/>
        </w:rPr>
        <w:tab/>
        <w:t xml:space="preserve">Rackaityte, E. </w:t>
      </w:r>
      <w:r w:rsidRPr="0013633C">
        <w:rPr>
          <w:rFonts w:ascii="Arial" w:hAnsi="Arial" w:cs="Arial"/>
          <w:i/>
          <w:iCs/>
          <w:sz w:val="22"/>
          <w:szCs w:val="22"/>
        </w:rPr>
        <w:t>et al.</w:t>
      </w:r>
      <w:r w:rsidRPr="0013633C">
        <w:rPr>
          <w:rFonts w:ascii="Arial" w:hAnsi="Arial" w:cs="Arial"/>
          <w:sz w:val="22"/>
          <w:szCs w:val="22"/>
        </w:rPr>
        <w:t xml:space="preserve"> Validation of a murine proteome-wide phage display library for identification of autoantibody specificities. </w:t>
      </w:r>
      <w:r w:rsidRPr="0013633C">
        <w:rPr>
          <w:rFonts w:ascii="Arial" w:hAnsi="Arial" w:cs="Arial"/>
          <w:i/>
          <w:iCs/>
          <w:sz w:val="22"/>
          <w:szCs w:val="22"/>
        </w:rPr>
        <w:t>JCI Insight</w:t>
      </w:r>
      <w:r w:rsidRPr="0013633C">
        <w:rPr>
          <w:rFonts w:ascii="Arial" w:hAnsi="Arial" w:cs="Arial"/>
          <w:sz w:val="22"/>
          <w:szCs w:val="22"/>
        </w:rPr>
        <w:t xml:space="preserve"> </w:t>
      </w:r>
      <w:r w:rsidRPr="0013633C">
        <w:rPr>
          <w:rFonts w:ascii="Arial" w:hAnsi="Arial" w:cs="Arial"/>
          <w:b/>
          <w:bCs/>
          <w:sz w:val="22"/>
          <w:szCs w:val="22"/>
        </w:rPr>
        <w:t>8</w:t>
      </w:r>
      <w:r w:rsidRPr="0013633C">
        <w:rPr>
          <w:rFonts w:ascii="Arial" w:hAnsi="Arial" w:cs="Arial"/>
          <w:sz w:val="22"/>
          <w:szCs w:val="22"/>
        </w:rPr>
        <w:t>, e174976 (2023).</w:t>
      </w:r>
    </w:p>
    <w:p w14:paraId="68FA0C2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52.</w:t>
      </w:r>
      <w:r w:rsidRPr="0013633C">
        <w:rPr>
          <w:rFonts w:ascii="Arial" w:hAnsi="Arial" w:cs="Arial"/>
          <w:sz w:val="22"/>
          <w:szCs w:val="22"/>
        </w:rPr>
        <w:tab/>
        <w:t xml:space="preserve">Bodansky, A. </w:t>
      </w:r>
      <w:r w:rsidRPr="0013633C">
        <w:rPr>
          <w:rFonts w:ascii="Arial" w:hAnsi="Arial" w:cs="Arial"/>
          <w:i/>
          <w:iCs/>
          <w:sz w:val="22"/>
          <w:szCs w:val="22"/>
        </w:rPr>
        <w:t>et al.</w:t>
      </w:r>
      <w:r w:rsidRPr="0013633C">
        <w:rPr>
          <w:rFonts w:ascii="Arial" w:hAnsi="Arial" w:cs="Arial"/>
          <w:sz w:val="22"/>
          <w:szCs w:val="22"/>
        </w:rPr>
        <w:t xml:space="preserve"> Molecular mimicry in multisystem inflammatory syndrome in children. </w:t>
      </w:r>
      <w:r w:rsidRPr="0013633C">
        <w:rPr>
          <w:rFonts w:ascii="Arial" w:hAnsi="Arial" w:cs="Arial"/>
          <w:i/>
          <w:iCs/>
          <w:sz w:val="22"/>
          <w:szCs w:val="22"/>
        </w:rPr>
        <w:t>Nature</w:t>
      </w:r>
      <w:r w:rsidRPr="0013633C">
        <w:rPr>
          <w:rFonts w:ascii="Arial" w:hAnsi="Arial" w:cs="Arial"/>
          <w:sz w:val="22"/>
          <w:szCs w:val="22"/>
        </w:rPr>
        <w:t xml:space="preserve"> </w:t>
      </w:r>
      <w:r w:rsidRPr="0013633C">
        <w:rPr>
          <w:rFonts w:ascii="Arial" w:hAnsi="Arial" w:cs="Arial"/>
          <w:b/>
          <w:bCs/>
          <w:sz w:val="22"/>
          <w:szCs w:val="22"/>
        </w:rPr>
        <w:t>632</w:t>
      </w:r>
      <w:r w:rsidRPr="0013633C">
        <w:rPr>
          <w:rFonts w:ascii="Arial" w:hAnsi="Arial" w:cs="Arial"/>
          <w:sz w:val="22"/>
          <w:szCs w:val="22"/>
        </w:rPr>
        <w:t>, 622–629 (2024).</w:t>
      </w:r>
    </w:p>
    <w:p w14:paraId="5BB1258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53.</w:t>
      </w:r>
      <w:r w:rsidRPr="0013633C">
        <w:rPr>
          <w:rFonts w:ascii="Arial" w:hAnsi="Arial" w:cs="Arial"/>
          <w:sz w:val="22"/>
          <w:szCs w:val="22"/>
        </w:rPr>
        <w:tab/>
        <w:t xml:space="preserve">Rackaityte, E. </w:t>
      </w:r>
      <w:r w:rsidRPr="0013633C">
        <w:rPr>
          <w:rFonts w:ascii="Arial" w:hAnsi="Arial" w:cs="Arial"/>
          <w:i/>
          <w:iCs/>
          <w:sz w:val="22"/>
          <w:szCs w:val="22"/>
        </w:rPr>
        <w:t>et al.</w:t>
      </w:r>
      <w:r w:rsidRPr="0013633C">
        <w:rPr>
          <w:rFonts w:ascii="Arial" w:hAnsi="Arial" w:cs="Arial"/>
          <w:sz w:val="22"/>
          <w:szCs w:val="22"/>
        </w:rPr>
        <w:t xml:space="preserve"> Validation of a murine proteome-wide phage display library for the identification of autoantibody specificities. 2023.04.07.535899 Preprint at https://doi.org/10.1101/2023.04.07.535899 (2023).</w:t>
      </w:r>
    </w:p>
    <w:p w14:paraId="35F9CBC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54.</w:t>
      </w:r>
      <w:r w:rsidRPr="0013633C">
        <w:rPr>
          <w:rFonts w:ascii="Arial" w:hAnsi="Arial" w:cs="Arial"/>
          <w:sz w:val="22"/>
          <w:szCs w:val="22"/>
        </w:rPr>
        <w:tab/>
        <w:t xml:space="preserve">Hipp, M. S., Kasturi, P. &amp; Hartl, F. U. The proteostasis network and its decline in ageing. </w:t>
      </w:r>
      <w:r w:rsidRPr="0013633C">
        <w:rPr>
          <w:rFonts w:ascii="Arial" w:hAnsi="Arial" w:cs="Arial"/>
          <w:i/>
          <w:iCs/>
          <w:sz w:val="22"/>
          <w:szCs w:val="22"/>
        </w:rPr>
        <w:t>Nat. Rev. Mol. Cell Biol.</w:t>
      </w:r>
      <w:r w:rsidRPr="0013633C">
        <w:rPr>
          <w:rFonts w:ascii="Arial" w:hAnsi="Arial" w:cs="Arial"/>
          <w:sz w:val="22"/>
          <w:szCs w:val="22"/>
        </w:rPr>
        <w:t xml:space="preserve"> </w:t>
      </w:r>
      <w:r w:rsidRPr="0013633C">
        <w:rPr>
          <w:rFonts w:ascii="Arial" w:hAnsi="Arial" w:cs="Arial"/>
          <w:b/>
          <w:bCs/>
          <w:sz w:val="22"/>
          <w:szCs w:val="22"/>
        </w:rPr>
        <w:t>20</w:t>
      </w:r>
      <w:r w:rsidRPr="0013633C">
        <w:rPr>
          <w:rFonts w:ascii="Arial" w:hAnsi="Arial" w:cs="Arial"/>
          <w:sz w:val="22"/>
          <w:szCs w:val="22"/>
        </w:rPr>
        <w:t>, 421–435 (2019).</w:t>
      </w:r>
    </w:p>
    <w:p w14:paraId="4B0BE81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55.</w:t>
      </w:r>
      <w:r w:rsidRPr="0013633C">
        <w:rPr>
          <w:rFonts w:ascii="Arial" w:hAnsi="Arial" w:cs="Arial"/>
          <w:sz w:val="22"/>
          <w:szCs w:val="22"/>
        </w:rPr>
        <w:tab/>
        <w:t xml:space="preserve">Olsen, K. E. </w:t>
      </w:r>
      <w:r w:rsidRPr="0013633C">
        <w:rPr>
          <w:rFonts w:ascii="Arial" w:hAnsi="Arial" w:cs="Arial"/>
          <w:i/>
          <w:iCs/>
          <w:sz w:val="22"/>
          <w:szCs w:val="22"/>
        </w:rPr>
        <w:t>et al.</w:t>
      </w:r>
      <w:r w:rsidRPr="0013633C">
        <w:rPr>
          <w:rFonts w:ascii="Arial" w:hAnsi="Arial" w:cs="Arial"/>
          <w:sz w:val="22"/>
          <w:szCs w:val="22"/>
        </w:rPr>
        <w:t xml:space="preserve"> What is the role of giant cells in AL-amyloidosis? </w:t>
      </w:r>
      <w:r w:rsidRPr="0013633C">
        <w:rPr>
          <w:rFonts w:ascii="Arial" w:hAnsi="Arial" w:cs="Arial"/>
          <w:i/>
          <w:iCs/>
          <w:sz w:val="22"/>
          <w:szCs w:val="22"/>
        </w:rPr>
        <w:t>Amyloid</w:t>
      </w:r>
      <w:r w:rsidRPr="0013633C">
        <w:rPr>
          <w:rFonts w:ascii="Arial" w:hAnsi="Arial" w:cs="Arial"/>
          <w:sz w:val="22"/>
          <w:szCs w:val="22"/>
        </w:rPr>
        <w:t xml:space="preserve"> </w:t>
      </w:r>
      <w:r w:rsidRPr="0013633C">
        <w:rPr>
          <w:rFonts w:ascii="Arial" w:hAnsi="Arial" w:cs="Arial"/>
          <w:b/>
          <w:bCs/>
          <w:sz w:val="22"/>
          <w:szCs w:val="22"/>
        </w:rPr>
        <w:t>6</w:t>
      </w:r>
      <w:r w:rsidRPr="0013633C">
        <w:rPr>
          <w:rFonts w:ascii="Arial" w:hAnsi="Arial" w:cs="Arial"/>
          <w:sz w:val="22"/>
          <w:szCs w:val="22"/>
        </w:rPr>
        <w:t>, 89–97 (1999).</w:t>
      </w:r>
    </w:p>
    <w:p w14:paraId="22D4714F"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56.</w:t>
      </w:r>
      <w:r w:rsidRPr="0013633C">
        <w:rPr>
          <w:rFonts w:ascii="Arial" w:hAnsi="Arial" w:cs="Arial"/>
          <w:sz w:val="22"/>
          <w:szCs w:val="22"/>
        </w:rPr>
        <w:tab/>
        <w:t xml:space="preserve">Salvarani, C. </w:t>
      </w:r>
      <w:r w:rsidRPr="0013633C">
        <w:rPr>
          <w:rFonts w:ascii="Arial" w:hAnsi="Arial" w:cs="Arial"/>
          <w:i/>
          <w:iCs/>
          <w:sz w:val="22"/>
          <w:szCs w:val="22"/>
        </w:rPr>
        <w:t>et al.</w:t>
      </w:r>
      <w:r w:rsidRPr="0013633C">
        <w:rPr>
          <w:rFonts w:ascii="Arial" w:hAnsi="Arial" w:cs="Arial"/>
          <w:sz w:val="22"/>
          <w:szCs w:val="22"/>
        </w:rPr>
        <w:t xml:space="preserve"> Primary systemic amyloidosis presenting as giant cell arteritis and polymyalgia rheumatica. </w:t>
      </w:r>
      <w:r w:rsidRPr="0013633C">
        <w:rPr>
          <w:rFonts w:ascii="Arial" w:hAnsi="Arial" w:cs="Arial"/>
          <w:i/>
          <w:iCs/>
          <w:sz w:val="22"/>
          <w:szCs w:val="22"/>
        </w:rPr>
        <w:t>Arthritis Rheum.</w:t>
      </w:r>
      <w:r w:rsidRPr="0013633C">
        <w:rPr>
          <w:rFonts w:ascii="Arial" w:hAnsi="Arial" w:cs="Arial"/>
          <w:sz w:val="22"/>
          <w:szCs w:val="22"/>
        </w:rPr>
        <w:t xml:space="preserve"> </w:t>
      </w:r>
      <w:r w:rsidRPr="0013633C">
        <w:rPr>
          <w:rFonts w:ascii="Arial" w:hAnsi="Arial" w:cs="Arial"/>
          <w:b/>
          <w:bCs/>
          <w:sz w:val="22"/>
          <w:szCs w:val="22"/>
        </w:rPr>
        <w:t>37</w:t>
      </w:r>
      <w:r w:rsidRPr="0013633C">
        <w:rPr>
          <w:rFonts w:ascii="Arial" w:hAnsi="Arial" w:cs="Arial"/>
          <w:sz w:val="22"/>
          <w:szCs w:val="22"/>
        </w:rPr>
        <w:t>, 1621–1626 (1994).</w:t>
      </w:r>
    </w:p>
    <w:p w14:paraId="4B0BB6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57.</w:t>
      </w:r>
      <w:r w:rsidRPr="0013633C">
        <w:rPr>
          <w:rFonts w:ascii="Arial" w:hAnsi="Arial" w:cs="Arial"/>
          <w:sz w:val="22"/>
          <w:szCs w:val="22"/>
        </w:rPr>
        <w:tab/>
        <w:t xml:space="preserve">Anders, K. H. </w:t>
      </w:r>
      <w:r w:rsidRPr="0013633C">
        <w:rPr>
          <w:rFonts w:ascii="Arial" w:hAnsi="Arial" w:cs="Arial"/>
          <w:i/>
          <w:iCs/>
          <w:sz w:val="22"/>
          <w:szCs w:val="22"/>
        </w:rPr>
        <w:t>et al.</w:t>
      </w:r>
      <w:r w:rsidRPr="0013633C">
        <w:rPr>
          <w:rFonts w:ascii="Arial" w:hAnsi="Arial" w:cs="Arial"/>
          <w:sz w:val="22"/>
          <w:szCs w:val="22"/>
        </w:rPr>
        <w:t xml:space="preserve"> Giant cell arteritis in association with cerebral amyloid angiopathy: Immunohistochemical and molecular studies. </w:t>
      </w:r>
      <w:r w:rsidRPr="0013633C">
        <w:rPr>
          <w:rFonts w:ascii="Arial" w:hAnsi="Arial" w:cs="Arial"/>
          <w:i/>
          <w:iCs/>
          <w:sz w:val="22"/>
          <w:szCs w:val="22"/>
        </w:rPr>
        <w:t>Hum. Pathol.</w:t>
      </w:r>
      <w:r w:rsidRPr="0013633C">
        <w:rPr>
          <w:rFonts w:ascii="Arial" w:hAnsi="Arial" w:cs="Arial"/>
          <w:sz w:val="22"/>
          <w:szCs w:val="22"/>
        </w:rPr>
        <w:t xml:space="preserve"> </w:t>
      </w:r>
      <w:r w:rsidRPr="0013633C">
        <w:rPr>
          <w:rFonts w:ascii="Arial" w:hAnsi="Arial" w:cs="Arial"/>
          <w:b/>
          <w:bCs/>
          <w:sz w:val="22"/>
          <w:szCs w:val="22"/>
        </w:rPr>
        <w:t>28</w:t>
      </w:r>
      <w:r w:rsidRPr="0013633C">
        <w:rPr>
          <w:rFonts w:ascii="Arial" w:hAnsi="Arial" w:cs="Arial"/>
          <w:sz w:val="22"/>
          <w:szCs w:val="22"/>
        </w:rPr>
        <w:t>, 1237–1246 (1997).</w:t>
      </w:r>
    </w:p>
    <w:p w14:paraId="1B59757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lastRenderedPageBreak/>
        <w:t>58.</w:t>
      </w:r>
      <w:r w:rsidRPr="0013633C">
        <w:rPr>
          <w:rFonts w:ascii="Arial" w:hAnsi="Arial" w:cs="Arial"/>
          <w:sz w:val="22"/>
          <w:szCs w:val="22"/>
        </w:rPr>
        <w:tab/>
        <w:t xml:space="preserve">Mukhopadhyay, S., Damron, T. A. &amp; Valente, A. L. Recurrent Amyloidoma of Soft Tissue With Exuberant Giant Cell Reaction. </w:t>
      </w:r>
      <w:r w:rsidRPr="0013633C">
        <w:rPr>
          <w:rFonts w:ascii="Arial" w:hAnsi="Arial" w:cs="Arial"/>
          <w:i/>
          <w:iCs/>
          <w:sz w:val="22"/>
          <w:szCs w:val="22"/>
        </w:rPr>
        <w:t>Arch. Pathol. Lab. Med.</w:t>
      </w:r>
      <w:r w:rsidRPr="0013633C">
        <w:rPr>
          <w:rFonts w:ascii="Arial" w:hAnsi="Arial" w:cs="Arial"/>
          <w:sz w:val="22"/>
          <w:szCs w:val="22"/>
        </w:rPr>
        <w:t xml:space="preserve"> </w:t>
      </w:r>
      <w:r w:rsidRPr="0013633C">
        <w:rPr>
          <w:rFonts w:ascii="Arial" w:hAnsi="Arial" w:cs="Arial"/>
          <w:b/>
          <w:bCs/>
          <w:sz w:val="22"/>
          <w:szCs w:val="22"/>
        </w:rPr>
        <w:t>127</w:t>
      </w:r>
      <w:r w:rsidRPr="0013633C">
        <w:rPr>
          <w:rFonts w:ascii="Arial" w:hAnsi="Arial" w:cs="Arial"/>
          <w:sz w:val="22"/>
          <w:szCs w:val="22"/>
        </w:rPr>
        <w:t>, 1609–1611 (2003).</w:t>
      </w:r>
    </w:p>
    <w:p w14:paraId="51FCB6F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59.</w:t>
      </w:r>
      <w:r w:rsidRPr="0013633C">
        <w:rPr>
          <w:rFonts w:ascii="Arial" w:hAnsi="Arial" w:cs="Arial"/>
          <w:sz w:val="22"/>
          <w:szCs w:val="22"/>
        </w:rPr>
        <w:tab/>
        <w:t xml:space="preserve">Bodin, K. </w:t>
      </w:r>
      <w:r w:rsidRPr="0013633C">
        <w:rPr>
          <w:rFonts w:ascii="Arial" w:hAnsi="Arial" w:cs="Arial"/>
          <w:i/>
          <w:iCs/>
          <w:sz w:val="22"/>
          <w:szCs w:val="22"/>
        </w:rPr>
        <w:t>et al.</w:t>
      </w:r>
      <w:r w:rsidRPr="0013633C">
        <w:rPr>
          <w:rFonts w:ascii="Arial" w:hAnsi="Arial" w:cs="Arial"/>
          <w:sz w:val="22"/>
          <w:szCs w:val="22"/>
        </w:rPr>
        <w:t xml:space="preserve"> Antibodies to human serum amyloid P component eliminate visceral amyloid deposits. </w:t>
      </w:r>
      <w:r w:rsidRPr="0013633C">
        <w:rPr>
          <w:rFonts w:ascii="Arial" w:hAnsi="Arial" w:cs="Arial"/>
          <w:i/>
          <w:iCs/>
          <w:sz w:val="22"/>
          <w:szCs w:val="22"/>
        </w:rPr>
        <w:t>Nature</w:t>
      </w:r>
      <w:r w:rsidRPr="0013633C">
        <w:rPr>
          <w:rFonts w:ascii="Arial" w:hAnsi="Arial" w:cs="Arial"/>
          <w:sz w:val="22"/>
          <w:szCs w:val="22"/>
        </w:rPr>
        <w:t xml:space="preserve"> </w:t>
      </w:r>
      <w:r w:rsidRPr="0013633C">
        <w:rPr>
          <w:rFonts w:ascii="Arial" w:hAnsi="Arial" w:cs="Arial"/>
          <w:b/>
          <w:bCs/>
          <w:sz w:val="22"/>
          <w:szCs w:val="22"/>
        </w:rPr>
        <w:t>468</w:t>
      </w:r>
      <w:r w:rsidRPr="0013633C">
        <w:rPr>
          <w:rFonts w:ascii="Arial" w:hAnsi="Arial" w:cs="Arial"/>
          <w:sz w:val="22"/>
          <w:szCs w:val="22"/>
        </w:rPr>
        <w:t>, 93–97 (2010).</w:t>
      </w:r>
    </w:p>
    <w:p w14:paraId="67030B6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60.</w:t>
      </w:r>
      <w:r w:rsidRPr="0013633C">
        <w:rPr>
          <w:rFonts w:ascii="Arial" w:hAnsi="Arial" w:cs="Arial"/>
          <w:sz w:val="22"/>
          <w:szCs w:val="22"/>
        </w:rPr>
        <w:tab/>
        <w:t xml:space="preserve">Richards, D. B. </w:t>
      </w:r>
      <w:r w:rsidRPr="0013633C">
        <w:rPr>
          <w:rFonts w:ascii="Arial" w:hAnsi="Arial" w:cs="Arial"/>
          <w:i/>
          <w:iCs/>
          <w:sz w:val="22"/>
          <w:szCs w:val="22"/>
        </w:rPr>
        <w:t>et al.</w:t>
      </w:r>
      <w:r w:rsidRPr="0013633C">
        <w:rPr>
          <w:rFonts w:ascii="Arial" w:hAnsi="Arial" w:cs="Arial"/>
          <w:sz w:val="22"/>
          <w:szCs w:val="22"/>
        </w:rPr>
        <w:t xml:space="preserve"> Therapeutic Clearance of Amyloid by Antibodies to Serum Amyloid P Component. </w:t>
      </w:r>
      <w:r w:rsidRPr="0013633C">
        <w:rPr>
          <w:rFonts w:ascii="Arial" w:hAnsi="Arial" w:cs="Arial"/>
          <w:i/>
          <w:iCs/>
          <w:sz w:val="22"/>
          <w:szCs w:val="22"/>
        </w:rPr>
        <w:t>N. Engl. J. Med.</w:t>
      </w:r>
      <w:r w:rsidRPr="0013633C">
        <w:rPr>
          <w:rFonts w:ascii="Arial" w:hAnsi="Arial" w:cs="Arial"/>
          <w:sz w:val="22"/>
          <w:szCs w:val="22"/>
        </w:rPr>
        <w:t xml:space="preserve"> </w:t>
      </w:r>
      <w:r w:rsidRPr="0013633C">
        <w:rPr>
          <w:rFonts w:ascii="Arial" w:hAnsi="Arial" w:cs="Arial"/>
          <w:b/>
          <w:bCs/>
          <w:sz w:val="22"/>
          <w:szCs w:val="22"/>
        </w:rPr>
        <w:t>373</w:t>
      </w:r>
      <w:r w:rsidRPr="0013633C">
        <w:rPr>
          <w:rFonts w:ascii="Arial" w:hAnsi="Arial" w:cs="Arial"/>
          <w:sz w:val="22"/>
          <w:szCs w:val="22"/>
        </w:rPr>
        <w:t>, 1106–1114 (2015).</w:t>
      </w:r>
    </w:p>
    <w:p w14:paraId="7ADA20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61.</w:t>
      </w:r>
      <w:r w:rsidRPr="0013633C">
        <w:rPr>
          <w:rFonts w:ascii="Arial" w:hAnsi="Arial" w:cs="Arial"/>
          <w:sz w:val="22"/>
          <w:szCs w:val="22"/>
        </w:rPr>
        <w:tab/>
        <w:t xml:space="preserve">Milde, R. </w:t>
      </w:r>
      <w:r w:rsidRPr="0013633C">
        <w:rPr>
          <w:rFonts w:ascii="Arial" w:hAnsi="Arial" w:cs="Arial"/>
          <w:i/>
          <w:iCs/>
          <w:sz w:val="22"/>
          <w:szCs w:val="22"/>
        </w:rPr>
        <w:t>et al.</w:t>
      </w:r>
      <w:r w:rsidRPr="0013633C">
        <w:rPr>
          <w:rFonts w:ascii="Arial" w:hAnsi="Arial" w:cs="Arial"/>
          <w:sz w:val="22"/>
          <w:szCs w:val="22"/>
        </w:rPr>
        <w:t xml:space="preserve"> Multinucleated Giant Cells Are Specialized for Complement-Mediated Phagocytosis and Large Target Destruction. </w:t>
      </w:r>
      <w:r w:rsidRPr="0013633C">
        <w:rPr>
          <w:rFonts w:ascii="Arial" w:hAnsi="Arial" w:cs="Arial"/>
          <w:i/>
          <w:iCs/>
          <w:sz w:val="22"/>
          <w:szCs w:val="22"/>
        </w:rPr>
        <w:t>Cell Rep.</w:t>
      </w:r>
      <w:r w:rsidRPr="0013633C">
        <w:rPr>
          <w:rFonts w:ascii="Arial" w:hAnsi="Arial" w:cs="Arial"/>
          <w:sz w:val="22"/>
          <w:szCs w:val="22"/>
        </w:rPr>
        <w:t xml:space="preserve"> </w:t>
      </w:r>
      <w:r w:rsidRPr="0013633C">
        <w:rPr>
          <w:rFonts w:ascii="Arial" w:hAnsi="Arial" w:cs="Arial"/>
          <w:b/>
          <w:bCs/>
          <w:sz w:val="22"/>
          <w:szCs w:val="22"/>
        </w:rPr>
        <w:t>13</w:t>
      </w:r>
      <w:r w:rsidRPr="0013633C">
        <w:rPr>
          <w:rFonts w:ascii="Arial" w:hAnsi="Arial" w:cs="Arial"/>
          <w:sz w:val="22"/>
          <w:szCs w:val="22"/>
        </w:rPr>
        <w:t>, 1937–1948 (2015).</w:t>
      </w:r>
    </w:p>
    <w:p w14:paraId="1D1228EF"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62.</w:t>
      </w:r>
      <w:r w:rsidRPr="0013633C">
        <w:rPr>
          <w:rFonts w:ascii="Arial" w:hAnsi="Arial" w:cs="Arial"/>
          <w:sz w:val="22"/>
          <w:szCs w:val="22"/>
        </w:rPr>
        <w:tab/>
        <w:t xml:space="preserve">Richey, T. </w:t>
      </w:r>
      <w:r w:rsidRPr="0013633C">
        <w:rPr>
          <w:rFonts w:ascii="Arial" w:hAnsi="Arial" w:cs="Arial"/>
          <w:i/>
          <w:iCs/>
          <w:sz w:val="22"/>
          <w:szCs w:val="22"/>
        </w:rPr>
        <w:t>et al.</w:t>
      </w:r>
      <w:r w:rsidRPr="0013633C">
        <w:rPr>
          <w:rFonts w:ascii="Arial" w:hAnsi="Arial" w:cs="Arial"/>
          <w:sz w:val="22"/>
          <w:szCs w:val="22"/>
        </w:rPr>
        <w:t xml:space="preserve"> Macrophage-Mediated Phagocytosis and Dissolution of Amyloid-Like Fibrils in Mice, Monitored by Optical Imaging. </w:t>
      </w:r>
      <w:r w:rsidRPr="0013633C">
        <w:rPr>
          <w:rFonts w:ascii="Arial" w:hAnsi="Arial" w:cs="Arial"/>
          <w:i/>
          <w:iCs/>
          <w:sz w:val="22"/>
          <w:szCs w:val="22"/>
        </w:rPr>
        <w:t>Am. J. Pathol.</w:t>
      </w:r>
      <w:r w:rsidRPr="0013633C">
        <w:rPr>
          <w:rFonts w:ascii="Arial" w:hAnsi="Arial" w:cs="Arial"/>
          <w:sz w:val="22"/>
          <w:szCs w:val="22"/>
        </w:rPr>
        <w:t xml:space="preserve"> </w:t>
      </w:r>
      <w:r w:rsidRPr="0013633C">
        <w:rPr>
          <w:rFonts w:ascii="Arial" w:hAnsi="Arial" w:cs="Arial"/>
          <w:b/>
          <w:bCs/>
          <w:sz w:val="22"/>
          <w:szCs w:val="22"/>
        </w:rPr>
        <w:t>189</w:t>
      </w:r>
      <w:r w:rsidRPr="0013633C">
        <w:rPr>
          <w:rFonts w:ascii="Arial" w:hAnsi="Arial" w:cs="Arial"/>
          <w:sz w:val="22"/>
          <w:szCs w:val="22"/>
        </w:rPr>
        <w:t>, 989–998 (2019).</w:t>
      </w:r>
    </w:p>
    <w:p w14:paraId="5CB91B95"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63.</w:t>
      </w:r>
      <w:r w:rsidRPr="0013633C">
        <w:rPr>
          <w:rFonts w:ascii="Arial" w:hAnsi="Arial" w:cs="Arial"/>
          <w:sz w:val="22"/>
          <w:szCs w:val="22"/>
        </w:rPr>
        <w:tab/>
        <w:t xml:space="preserve">Pras, A. </w:t>
      </w:r>
      <w:r w:rsidRPr="0013633C">
        <w:rPr>
          <w:rFonts w:ascii="Arial" w:hAnsi="Arial" w:cs="Arial"/>
          <w:i/>
          <w:iCs/>
          <w:sz w:val="22"/>
          <w:szCs w:val="22"/>
        </w:rPr>
        <w:t>et al.</w:t>
      </w:r>
      <w:r w:rsidRPr="0013633C">
        <w:rPr>
          <w:rFonts w:ascii="Arial" w:hAnsi="Arial" w:cs="Arial"/>
          <w:sz w:val="22"/>
          <w:szCs w:val="22"/>
        </w:rPr>
        <w:t xml:space="preserve"> The cellular modifier MOAG</w:t>
      </w:r>
      <w:r w:rsidRPr="0013633C">
        <w:rPr>
          <w:rFonts w:ascii="Cambria Math" w:hAnsi="Cambria Math" w:cs="Cambria Math"/>
          <w:sz w:val="22"/>
          <w:szCs w:val="22"/>
        </w:rPr>
        <w:t>‐</w:t>
      </w:r>
      <w:r w:rsidRPr="0013633C">
        <w:rPr>
          <w:rFonts w:ascii="Arial" w:hAnsi="Arial" w:cs="Arial"/>
          <w:sz w:val="22"/>
          <w:szCs w:val="22"/>
        </w:rPr>
        <w:t xml:space="preserve">4/SERF drives amyloid formation through charge complementation. </w:t>
      </w:r>
      <w:r w:rsidRPr="0013633C">
        <w:rPr>
          <w:rFonts w:ascii="Arial" w:hAnsi="Arial" w:cs="Arial"/>
          <w:i/>
          <w:iCs/>
          <w:sz w:val="22"/>
          <w:szCs w:val="22"/>
        </w:rPr>
        <w:t>EMBO J.</w:t>
      </w:r>
      <w:r w:rsidRPr="0013633C">
        <w:rPr>
          <w:rFonts w:ascii="Arial" w:hAnsi="Arial" w:cs="Arial"/>
          <w:sz w:val="22"/>
          <w:szCs w:val="22"/>
        </w:rPr>
        <w:t xml:space="preserve"> </w:t>
      </w:r>
      <w:r w:rsidRPr="0013633C">
        <w:rPr>
          <w:rFonts w:ascii="Arial" w:hAnsi="Arial" w:cs="Arial"/>
          <w:b/>
          <w:bCs/>
          <w:sz w:val="22"/>
          <w:szCs w:val="22"/>
        </w:rPr>
        <w:t>40</w:t>
      </w:r>
      <w:r w:rsidRPr="0013633C">
        <w:rPr>
          <w:rFonts w:ascii="Arial" w:hAnsi="Arial" w:cs="Arial"/>
          <w:sz w:val="22"/>
          <w:szCs w:val="22"/>
        </w:rPr>
        <w:t>, e107568 (2021).</w:t>
      </w:r>
    </w:p>
    <w:p w14:paraId="44641D43"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64.</w:t>
      </w:r>
      <w:r w:rsidRPr="0013633C">
        <w:rPr>
          <w:rFonts w:ascii="Arial" w:hAnsi="Arial" w:cs="Arial"/>
          <w:sz w:val="22"/>
          <w:szCs w:val="22"/>
        </w:rPr>
        <w:tab/>
        <w:t xml:space="preserve">Kortbawi, H. </w:t>
      </w:r>
      <w:r w:rsidRPr="0013633C">
        <w:rPr>
          <w:rFonts w:ascii="Arial" w:hAnsi="Arial" w:cs="Arial"/>
          <w:i/>
          <w:iCs/>
          <w:sz w:val="22"/>
          <w:szCs w:val="22"/>
        </w:rPr>
        <w:t>et al.</w:t>
      </w:r>
      <w:r w:rsidRPr="0013633C">
        <w:rPr>
          <w:rFonts w:ascii="Arial" w:hAnsi="Arial" w:cs="Arial"/>
          <w:sz w:val="22"/>
          <w:szCs w:val="22"/>
        </w:rPr>
        <w:t xml:space="preserve"> DeRisi Lab Phage Immunoprecipitation Sequencing (PhIP-Seq) v1. Preprint at https://doi.org/10.17504/protocols.io.4r3l229qxl1y/v1 (2023).</w:t>
      </w:r>
    </w:p>
    <w:p w14:paraId="4FC3700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65.</w:t>
      </w:r>
      <w:r w:rsidRPr="0013633C">
        <w:rPr>
          <w:rFonts w:ascii="Arial" w:hAnsi="Arial" w:cs="Arial"/>
          <w:sz w:val="22"/>
          <w:szCs w:val="22"/>
        </w:rPr>
        <w:tab/>
        <w:t xml:space="preserve">Rackaityte, E. </w:t>
      </w:r>
      <w:r w:rsidRPr="0013633C">
        <w:rPr>
          <w:rFonts w:ascii="Arial" w:hAnsi="Arial" w:cs="Arial"/>
          <w:i/>
          <w:iCs/>
          <w:sz w:val="22"/>
          <w:szCs w:val="22"/>
        </w:rPr>
        <w:t>et al.</w:t>
      </w:r>
      <w:r w:rsidRPr="0013633C">
        <w:rPr>
          <w:rFonts w:ascii="Arial" w:hAnsi="Arial" w:cs="Arial"/>
          <w:sz w:val="22"/>
          <w:szCs w:val="22"/>
        </w:rPr>
        <w:t xml:space="preserve"> Autoantibodies in maternal serum predict spontaneous preterm delivery. Preprint at https://doi.org/10.1101/2024.10.03.24314850 (2024).</w:t>
      </w:r>
    </w:p>
    <w:p w14:paraId="17AD8A7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66.</w:t>
      </w:r>
      <w:r w:rsidRPr="0013633C">
        <w:rPr>
          <w:rFonts w:ascii="Arial" w:hAnsi="Arial" w:cs="Arial"/>
          <w:sz w:val="22"/>
          <w:szCs w:val="22"/>
        </w:rPr>
        <w:tab/>
        <w:t xml:space="preserve">Kortbawi, H. M. </w:t>
      </w:r>
      <w:r w:rsidRPr="0013633C">
        <w:rPr>
          <w:rFonts w:ascii="Arial" w:hAnsi="Arial" w:cs="Arial"/>
          <w:i/>
          <w:iCs/>
          <w:sz w:val="22"/>
          <w:szCs w:val="22"/>
        </w:rPr>
        <w:t>et al.</w:t>
      </w:r>
      <w:r w:rsidRPr="0013633C">
        <w:rPr>
          <w:rFonts w:ascii="Arial" w:hAnsi="Arial" w:cs="Arial"/>
          <w:sz w:val="22"/>
          <w:szCs w:val="22"/>
        </w:rPr>
        <w:t xml:space="preserve"> A </w:t>
      </w:r>
      <w:r w:rsidRPr="0013633C">
        <w:rPr>
          <w:rFonts w:ascii="Arial" w:hAnsi="Arial" w:cs="Arial"/>
          <w:i/>
          <w:iCs/>
          <w:sz w:val="22"/>
          <w:szCs w:val="22"/>
        </w:rPr>
        <w:t>Trypanosoma cruzi</w:t>
      </w:r>
      <w:r w:rsidRPr="0013633C">
        <w:rPr>
          <w:rFonts w:ascii="Arial" w:hAnsi="Arial" w:cs="Arial"/>
          <w:sz w:val="22"/>
          <w:szCs w:val="22"/>
        </w:rPr>
        <w:t xml:space="preserve"> Trans-Sialidase Peptide Demonstrates High Serological Prevalence Among Infected Populations Across Endemic Regions of Latin America. Preprint at https://doi.org/10.1101/2025.01.22.25320967 (2025).</w:t>
      </w:r>
    </w:p>
    <w:p w14:paraId="77A5F3D5"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67.</w:t>
      </w:r>
      <w:r w:rsidRPr="0013633C">
        <w:rPr>
          <w:rFonts w:ascii="Arial" w:hAnsi="Arial" w:cs="Arial"/>
          <w:sz w:val="22"/>
          <w:szCs w:val="22"/>
        </w:rPr>
        <w:tab/>
        <w:t xml:space="preserve">Larsson, A. </w:t>
      </w:r>
      <w:r w:rsidRPr="0013633C">
        <w:rPr>
          <w:rFonts w:ascii="Arial" w:hAnsi="Arial" w:cs="Arial"/>
          <w:i/>
          <w:iCs/>
          <w:sz w:val="22"/>
          <w:szCs w:val="22"/>
        </w:rPr>
        <w:t>et al.</w:t>
      </w:r>
      <w:r w:rsidRPr="0013633C">
        <w:rPr>
          <w:rFonts w:ascii="Arial" w:hAnsi="Arial" w:cs="Arial"/>
          <w:sz w:val="22"/>
          <w:szCs w:val="22"/>
        </w:rPr>
        <w:t xml:space="preserve"> Unwinding fibril formation of medin, the peptide of the most common form of human amyloid. </w:t>
      </w:r>
      <w:r w:rsidRPr="0013633C">
        <w:rPr>
          <w:rFonts w:ascii="Arial" w:hAnsi="Arial" w:cs="Arial"/>
          <w:i/>
          <w:iCs/>
          <w:sz w:val="22"/>
          <w:szCs w:val="22"/>
        </w:rPr>
        <w:t>Biochem. Biophys. Res. Commun.</w:t>
      </w:r>
      <w:r w:rsidRPr="0013633C">
        <w:rPr>
          <w:rFonts w:ascii="Arial" w:hAnsi="Arial" w:cs="Arial"/>
          <w:sz w:val="22"/>
          <w:szCs w:val="22"/>
        </w:rPr>
        <w:t xml:space="preserve"> </w:t>
      </w:r>
      <w:r w:rsidRPr="0013633C">
        <w:rPr>
          <w:rFonts w:ascii="Arial" w:hAnsi="Arial" w:cs="Arial"/>
          <w:b/>
          <w:bCs/>
          <w:sz w:val="22"/>
          <w:szCs w:val="22"/>
        </w:rPr>
        <w:t>361</w:t>
      </w:r>
      <w:r w:rsidRPr="0013633C">
        <w:rPr>
          <w:rFonts w:ascii="Arial" w:hAnsi="Arial" w:cs="Arial"/>
          <w:sz w:val="22"/>
          <w:szCs w:val="22"/>
        </w:rPr>
        <w:t>, 822–828 (2007).</w:t>
      </w:r>
    </w:p>
    <w:p w14:paraId="3488353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68.</w:t>
      </w:r>
      <w:r w:rsidRPr="0013633C">
        <w:rPr>
          <w:rFonts w:ascii="Arial" w:hAnsi="Arial" w:cs="Arial"/>
          <w:sz w:val="22"/>
          <w:szCs w:val="22"/>
        </w:rPr>
        <w:tab/>
        <w:t xml:space="preserve">Davies, H. A., Wilkinson, M. C., Gibson, R. P. &amp; Middleton, D. A. Expression and purification of the aortic amyloid polypeptide medin. </w:t>
      </w:r>
      <w:r w:rsidRPr="0013633C">
        <w:rPr>
          <w:rFonts w:ascii="Arial" w:hAnsi="Arial" w:cs="Arial"/>
          <w:i/>
          <w:iCs/>
          <w:sz w:val="22"/>
          <w:szCs w:val="22"/>
        </w:rPr>
        <w:t>Protein Expr. Purif.</w:t>
      </w:r>
      <w:r w:rsidRPr="0013633C">
        <w:rPr>
          <w:rFonts w:ascii="Arial" w:hAnsi="Arial" w:cs="Arial"/>
          <w:sz w:val="22"/>
          <w:szCs w:val="22"/>
        </w:rPr>
        <w:t xml:space="preserve"> </w:t>
      </w:r>
      <w:r w:rsidRPr="0013633C">
        <w:rPr>
          <w:rFonts w:ascii="Arial" w:hAnsi="Arial" w:cs="Arial"/>
          <w:b/>
          <w:bCs/>
          <w:sz w:val="22"/>
          <w:szCs w:val="22"/>
        </w:rPr>
        <w:t>98</w:t>
      </w:r>
      <w:r w:rsidRPr="0013633C">
        <w:rPr>
          <w:rFonts w:ascii="Arial" w:hAnsi="Arial" w:cs="Arial"/>
          <w:sz w:val="22"/>
          <w:szCs w:val="22"/>
        </w:rPr>
        <w:t>, 32–37 (2014).</w:t>
      </w:r>
    </w:p>
    <w:p w14:paraId="686DEB6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69.</w:t>
      </w:r>
      <w:r w:rsidRPr="0013633C">
        <w:rPr>
          <w:rFonts w:ascii="Arial" w:hAnsi="Arial" w:cs="Arial"/>
          <w:sz w:val="22"/>
          <w:szCs w:val="22"/>
        </w:rPr>
        <w:tab/>
        <w:t xml:space="preserve">Harper, S. &amp; Speicher, D. W. Purification of Proteins Fused to Glutathione S-Transferase. in </w:t>
      </w:r>
      <w:r w:rsidRPr="0013633C">
        <w:rPr>
          <w:rFonts w:ascii="Arial" w:hAnsi="Arial" w:cs="Arial"/>
          <w:i/>
          <w:iCs/>
          <w:sz w:val="22"/>
          <w:szCs w:val="22"/>
        </w:rPr>
        <w:t>Protein Chromatography</w:t>
      </w:r>
      <w:r w:rsidRPr="0013633C">
        <w:rPr>
          <w:rFonts w:ascii="Arial" w:hAnsi="Arial" w:cs="Arial"/>
          <w:sz w:val="22"/>
          <w:szCs w:val="22"/>
        </w:rPr>
        <w:t xml:space="preserve"> (eds. Walls, D. &amp; Loughran, S. T.) vol. 681 259–280 (Humana Press, Totowa, NJ, 2011).</w:t>
      </w:r>
    </w:p>
    <w:p w14:paraId="5BED7EC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70.</w:t>
      </w:r>
      <w:r w:rsidRPr="0013633C">
        <w:rPr>
          <w:rFonts w:ascii="Arial" w:hAnsi="Arial" w:cs="Arial"/>
          <w:sz w:val="22"/>
          <w:szCs w:val="22"/>
        </w:rPr>
        <w:tab/>
        <w:t xml:space="preserve">Biancalana, M. &amp; Koide, S. Molecular mechanism of Thioflavin-T binding to amyloid fibrils. </w:t>
      </w:r>
      <w:r w:rsidRPr="0013633C">
        <w:rPr>
          <w:rFonts w:ascii="Arial" w:hAnsi="Arial" w:cs="Arial"/>
          <w:i/>
          <w:iCs/>
          <w:sz w:val="22"/>
          <w:szCs w:val="22"/>
        </w:rPr>
        <w:t>Biochim. Biophys. Acta BBA - Proteins Proteomics</w:t>
      </w:r>
      <w:r w:rsidRPr="0013633C">
        <w:rPr>
          <w:rFonts w:ascii="Arial" w:hAnsi="Arial" w:cs="Arial"/>
          <w:sz w:val="22"/>
          <w:szCs w:val="22"/>
        </w:rPr>
        <w:t xml:space="preserve"> </w:t>
      </w:r>
      <w:r w:rsidRPr="0013633C">
        <w:rPr>
          <w:rFonts w:ascii="Arial" w:hAnsi="Arial" w:cs="Arial"/>
          <w:b/>
          <w:bCs/>
          <w:sz w:val="22"/>
          <w:szCs w:val="22"/>
        </w:rPr>
        <w:t>1804</w:t>
      </w:r>
      <w:r w:rsidRPr="0013633C">
        <w:rPr>
          <w:rFonts w:ascii="Arial" w:hAnsi="Arial" w:cs="Arial"/>
          <w:sz w:val="22"/>
          <w:szCs w:val="22"/>
        </w:rPr>
        <w:t>, 1405–1412 (2010).</w:t>
      </w:r>
    </w:p>
    <w:p w14:paraId="41256B6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71.</w:t>
      </w:r>
      <w:r w:rsidRPr="0013633C">
        <w:rPr>
          <w:rFonts w:ascii="Arial" w:hAnsi="Arial" w:cs="Arial"/>
          <w:sz w:val="22"/>
          <w:szCs w:val="22"/>
        </w:rPr>
        <w:tab/>
        <w:t xml:space="preserve">Gade Malmos, K. </w:t>
      </w:r>
      <w:r w:rsidRPr="0013633C">
        <w:rPr>
          <w:rFonts w:ascii="Arial" w:hAnsi="Arial" w:cs="Arial"/>
          <w:i/>
          <w:iCs/>
          <w:sz w:val="22"/>
          <w:szCs w:val="22"/>
        </w:rPr>
        <w:t>et al.</w:t>
      </w:r>
      <w:r w:rsidRPr="0013633C">
        <w:rPr>
          <w:rFonts w:ascii="Arial" w:hAnsi="Arial" w:cs="Arial"/>
          <w:sz w:val="22"/>
          <w:szCs w:val="22"/>
        </w:rPr>
        <w:t xml:space="preserve"> ThT 101: a primer on the use of thioflavin T to investigate amyloid formation. </w:t>
      </w:r>
      <w:r w:rsidRPr="0013633C">
        <w:rPr>
          <w:rFonts w:ascii="Arial" w:hAnsi="Arial" w:cs="Arial"/>
          <w:i/>
          <w:iCs/>
          <w:sz w:val="22"/>
          <w:szCs w:val="22"/>
        </w:rPr>
        <w:t>Amyloid</w:t>
      </w:r>
      <w:r w:rsidRPr="0013633C">
        <w:rPr>
          <w:rFonts w:ascii="Arial" w:hAnsi="Arial" w:cs="Arial"/>
          <w:sz w:val="22"/>
          <w:szCs w:val="22"/>
        </w:rPr>
        <w:t xml:space="preserve"> </w:t>
      </w:r>
      <w:r w:rsidRPr="0013633C">
        <w:rPr>
          <w:rFonts w:ascii="Arial" w:hAnsi="Arial" w:cs="Arial"/>
          <w:b/>
          <w:bCs/>
          <w:sz w:val="22"/>
          <w:szCs w:val="22"/>
        </w:rPr>
        <w:t>24</w:t>
      </w:r>
      <w:r w:rsidRPr="0013633C">
        <w:rPr>
          <w:rFonts w:ascii="Arial" w:hAnsi="Arial" w:cs="Arial"/>
          <w:sz w:val="22"/>
          <w:szCs w:val="22"/>
        </w:rPr>
        <w:t>, 1–16 (2017).</w:t>
      </w:r>
    </w:p>
    <w:p w14:paraId="53959FA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72.</w:t>
      </w:r>
      <w:r w:rsidRPr="0013633C">
        <w:rPr>
          <w:rFonts w:ascii="Arial" w:hAnsi="Arial" w:cs="Arial"/>
          <w:sz w:val="22"/>
          <w:szCs w:val="22"/>
        </w:rPr>
        <w:tab/>
        <w:t xml:space="preserve">Reverberi, R. &amp; Reverberi, L. Factors affecting the antigen-antibody reaction. </w:t>
      </w:r>
      <w:r w:rsidRPr="0013633C">
        <w:rPr>
          <w:rFonts w:ascii="Arial" w:hAnsi="Arial" w:cs="Arial"/>
          <w:i/>
          <w:iCs/>
          <w:sz w:val="22"/>
          <w:szCs w:val="22"/>
        </w:rPr>
        <w:t>Blood Transfus.</w:t>
      </w:r>
      <w:r w:rsidRPr="0013633C">
        <w:rPr>
          <w:rFonts w:ascii="Arial" w:hAnsi="Arial" w:cs="Arial"/>
          <w:sz w:val="22"/>
          <w:szCs w:val="22"/>
        </w:rPr>
        <w:t xml:space="preserve"> (2007) doi:10.2450/2007.0047-07.</w:t>
      </w:r>
    </w:p>
    <w:p w14:paraId="2E1B096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73.</w:t>
      </w:r>
      <w:r w:rsidRPr="0013633C">
        <w:rPr>
          <w:rFonts w:ascii="Arial" w:hAnsi="Arial" w:cs="Arial"/>
          <w:sz w:val="22"/>
          <w:szCs w:val="22"/>
        </w:rPr>
        <w:tab/>
        <w:t xml:space="preserve">Madine, J., Copland, A., Serpell, L. C. &amp; Middleton, D. A. Cross-β Spine Architecture of Fibrils Formed by the Amyloidogenic Segment NFGSVQFV of Medin from Solid-State NMR and X-ray Fiber Diffraction Measurements. </w:t>
      </w:r>
      <w:r w:rsidRPr="0013633C">
        <w:rPr>
          <w:rFonts w:ascii="Arial" w:hAnsi="Arial" w:cs="Arial"/>
          <w:i/>
          <w:iCs/>
          <w:sz w:val="22"/>
          <w:szCs w:val="22"/>
        </w:rPr>
        <w:t>Biochemistry</w:t>
      </w:r>
      <w:r w:rsidRPr="0013633C">
        <w:rPr>
          <w:rFonts w:ascii="Arial" w:hAnsi="Arial" w:cs="Arial"/>
          <w:sz w:val="22"/>
          <w:szCs w:val="22"/>
        </w:rPr>
        <w:t xml:space="preserve"> </w:t>
      </w:r>
      <w:r w:rsidRPr="0013633C">
        <w:rPr>
          <w:rFonts w:ascii="Arial" w:hAnsi="Arial" w:cs="Arial"/>
          <w:b/>
          <w:bCs/>
          <w:sz w:val="22"/>
          <w:szCs w:val="22"/>
        </w:rPr>
        <w:t>48</w:t>
      </w:r>
      <w:r w:rsidRPr="0013633C">
        <w:rPr>
          <w:rFonts w:ascii="Arial" w:hAnsi="Arial" w:cs="Arial"/>
          <w:sz w:val="22"/>
          <w:szCs w:val="22"/>
        </w:rPr>
        <w:t>, 3089–3099 (2009).</w:t>
      </w:r>
    </w:p>
    <w:p w14:paraId="5E44D40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74.</w:t>
      </w:r>
      <w:r w:rsidRPr="0013633C">
        <w:rPr>
          <w:rFonts w:ascii="Arial" w:hAnsi="Arial" w:cs="Arial"/>
          <w:sz w:val="22"/>
          <w:szCs w:val="22"/>
        </w:rPr>
        <w:tab/>
        <w:t xml:space="preserve">Mcdonald, J. H. &amp; Dunn, K. W. Statistical tests for measures of colocalization in biological microscopy. </w:t>
      </w:r>
      <w:r w:rsidRPr="0013633C">
        <w:rPr>
          <w:rFonts w:ascii="Arial" w:hAnsi="Arial" w:cs="Arial"/>
          <w:i/>
          <w:iCs/>
          <w:sz w:val="22"/>
          <w:szCs w:val="22"/>
        </w:rPr>
        <w:t>J. Microsc.</w:t>
      </w:r>
      <w:r w:rsidRPr="0013633C">
        <w:rPr>
          <w:rFonts w:ascii="Arial" w:hAnsi="Arial" w:cs="Arial"/>
          <w:sz w:val="22"/>
          <w:szCs w:val="22"/>
        </w:rPr>
        <w:t xml:space="preserve"> </w:t>
      </w:r>
      <w:r w:rsidRPr="0013633C">
        <w:rPr>
          <w:rFonts w:ascii="Arial" w:hAnsi="Arial" w:cs="Arial"/>
          <w:b/>
          <w:bCs/>
          <w:sz w:val="22"/>
          <w:szCs w:val="22"/>
        </w:rPr>
        <w:t>252</w:t>
      </w:r>
      <w:r w:rsidRPr="0013633C">
        <w:rPr>
          <w:rFonts w:ascii="Arial" w:hAnsi="Arial" w:cs="Arial"/>
          <w:sz w:val="22"/>
          <w:szCs w:val="22"/>
        </w:rPr>
        <w:t>, 295–302 (2013).</w:t>
      </w:r>
    </w:p>
    <w:p w14:paraId="1186734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75.</w:t>
      </w:r>
      <w:r w:rsidRPr="0013633C">
        <w:rPr>
          <w:rFonts w:ascii="Arial" w:hAnsi="Arial" w:cs="Arial"/>
          <w:sz w:val="22"/>
          <w:szCs w:val="22"/>
        </w:rPr>
        <w:tab/>
        <w:t xml:space="preserve">Comeau, J. W. D., Costantino, S. &amp; Wiseman, P. W. A Guide to Accurate Fluorescence Microscopy Colocalization Measurements. </w:t>
      </w:r>
      <w:r w:rsidRPr="0013633C">
        <w:rPr>
          <w:rFonts w:ascii="Arial" w:hAnsi="Arial" w:cs="Arial"/>
          <w:i/>
          <w:iCs/>
          <w:sz w:val="22"/>
          <w:szCs w:val="22"/>
        </w:rPr>
        <w:t>Biophys. J.</w:t>
      </w:r>
      <w:r w:rsidRPr="0013633C">
        <w:rPr>
          <w:rFonts w:ascii="Arial" w:hAnsi="Arial" w:cs="Arial"/>
          <w:sz w:val="22"/>
          <w:szCs w:val="22"/>
        </w:rPr>
        <w:t xml:space="preserve"> </w:t>
      </w:r>
      <w:r w:rsidRPr="0013633C">
        <w:rPr>
          <w:rFonts w:ascii="Arial" w:hAnsi="Arial" w:cs="Arial"/>
          <w:b/>
          <w:bCs/>
          <w:sz w:val="22"/>
          <w:szCs w:val="22"/>
        </w:rPr>
        <w:t>91</w:t>
      </w:r>
      <w:r w:rsidRPr="0013633C">
        <w:rPr>
          <w:rFonts w:ascii="Arial" w:hAnsi="Arial" w:cs="Arial"/>
          <w:sz w:val="22"/>
          <w:szCs w:val="22"/>
        </w:rPr>
        <w:t>, 4611–4622 (2006).</w:t>
      </w:r>
    </w:p>
    <w:p w14:paraId="6E0010E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76.</w:t>
      </w:r>
      <w:r w:rsidRPr="0013633C">
        <w:rPr>
          <w:rFonts w:ascii="Arial" w:hAnsi="Arial" w:cs="Arial"/>
          <w:sz w:val="22"/>
          <w:szCs w:val="22"/>
        </w:rPr>
        <w:tab/>
        <w:t xml:space="preserve">Menter, T., Bachmann, M., Grieshaber, S. &amp; Tzankov, A. A More Accurate Approach to Amyloid Detection and Subtyping: Combining in situ Congo Red Staining and Immunohistochemistry. </w:t>
      </w:r>
      <w:r w:rsidRPr="0013633C">
        <w:rPr>
          <w:rFonts w:ascii="Arial" w:hAnsi="Arial" w:cs="Arial"/>
          <w:i/>
          <w:iCs/>
          <w:sz w:val="22"/>
          <w:szCs w:val="22"/>
        </w:rPr>
        <w:t>Pathobiology</w:t>
      </w:r>
      <w:r w:rsidRPr="0013633C">
        <w:rPr>
          <w:rFonts w:ascii="Arial" w:hAnsi="Arial" w:cs="Arial"/>
          <w:sz w:val="22"/>
          <w:szCs w:val="22"/>
        </w:rPr>
        <w:t xml:space="preserve"> </w:t>
      </w:r>
      <w:r w:rsidRPr="0013633C">
        <w:rPr>
          <w:rFonts w:ascii="Arial" w:hAnsi="Arial" w:cs="Arial"/>
          <w:b/>
          <w:bCs/>
          <w:sz w:val="22"/>
          <w:szCs w:val="22"/>
        </w:rPr>
        <w:t>84</w:t>
      </w:r>
      <w:r w:rsidRPr="0013633C">
        <w:rPr>
          <w:rFonts w:ascii="Arial" w:hAnsi="Arial" w:cs="Arial"/>
          <w:sz w:val="22"/>
          <w:szCs w:val="22"/>
        </w:rPr>
        <w:t>, 49–55 (2017).</w:t>
      </w:r>
    </w:p>
    <w:p w14:paraId="13953FA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77.</w:t>
      </w:r>
      <w:r w:rsidRPr="0013633C">
        <w:rPr>
          <w:rFonts w:ascii="Arial" w:hAnsi="Arial" w:cs="Arial"/>
          <w:sz w:val="22"/>
          <w:szCs w:val="22"/>
        </w:rPr>
        <w:tab/>
        <w:t xml:space="preserve">Howie, A. J., Brewer, D. B., Howell, D. &amp; Jones, A. P. Physical basis of colors seen in Congo red-stained amyloid in polarized light. </w:t>
      </w:r>
      <w:r w:rsidRPr="0013633C">
        <w:rPr>
          <w:rFonts w:ascii="Arial" w:hAnsi="Arial" w:cs="Arial"/>
          <w:i/>
          <w:iCs/>
          <w:sz w:val="22"/>
          <w:szCs w:val="22"/>
        </w:rPr>
        <w:t>Lab. Invest.</w:t>
      </w:r>
      <w:r w:rsidRPr="0013633C">
        <w:rPr>
          <w:rFonts w:ascii="Arial" w:hAnsi="Arial" w:cs="Arial"/>
          <w:sz w:val="22"/>
          <w:szCs w:val="22"/>
        </w:rPr>
        <w:t xml:space="preserve"> </w:t>
      </w:r>
      <w:r w:rsidRPr="0013633C">
        <w:rPr>
          <w:rFonts w:ascii="Arial" w:hAnsi="Arial" w:cs="Arial"/>
          <w:b/>
          <w:bCs/>
          <w:sz w:val="22"/>
          <w:szCs w:val="22"/>
        </w:rPr>
        <w:t>88</w:t>
      </w:r>
      <w:r w:rsidRPr="0013633C">
        <w:rPr>
          <w:rFonts w:ascii="Arial" w:hAnsi="Arial" w:cs="Arial"/>
          <w:sz w:val="22"/>
          <w:szCs w:val="22"/>
        </w:rPr>
        <w:t>, 232–242 (2008).</w:t>
      </w:r>
    </w:p>
    <w:p w14:paraId="5FB83D3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78.</w:t>
      </w:r>
      <w:r w:rsidRPr="0013633C">
        <w:rPr>
          <w:rFonts w:ascii="Arial" w:hAnsi="Arial" w:cs="Arial"/>
          <w:sz w:val="22"/>
          <w:szCs w:val="22"/>
        </w:rPr>
        <w:tab/>
        <w:t xml:space="preserve">Page, M. J. </w:t>
      </w:r>
      <w:r w:rsidRPr="0013633C">
        <w:rPr>
          <w:rFonts w:ascii="Arial" w:hAnsi="Arial" w:cs="Arial"/>
          <w:i/>
          <w:iCs/>
          <w:sz w:val="22"/>
          <w:szCs w:val="22"/>
        </w:rPr>
        <w:t>et al.</w:t>
      </w:r>
      <w:r w:rsidRPr="0013633C">
        <w:rPr>
          <w:rFonts w:ascii="Arial" w:hAnsi="Arial" w:cs="Arial"/>
          <w:sz w:val="22"/>
          <w:szCs w:val="22"/>
        </w:rPr>
        <w:t xml:space="preserve"> Serum amyloid A binds to fibrin(ogen), promoting fibrin amyloid formation. </w:t>
      </w:r>
      <w:r w:rsidRPr="0013633C">
        <w:rPr>
          <w:rFonts w:ascii="Arial" w:hAnsi="Arial" w:cs="Arial"/>
          <w:i/>
          <w:iCs/>
          <w:sz w:val="22"/>
          <w:szCs w:val="22"/>
        </w:rPr>
        <w:t>Sci. Rep.</w:t>
      </w:r>
      <w:r w:rsidRPr="0013633C">
        <w:rPr>
          <w:rFonts w:ascii="Arial" w:hAnsi="Arial" w:cs="Arial"/>
          <w:sz w:val="22"/>
          <w:szCs w:val="22"/>
        </w:rPr>
        <w:t xml:space="preserve"> </w:t>
      </w:r>
      <w:r w:rsidRPr="0013633C">
        <w:rPr>
          <w:rFonts w:ascii="Arial" w:hAnsi="Arial" w:cs="Arial"/>
          <w:b/>
          <w:bCs/>
          <w:sz w:val="22"/>
          <w:szCs w:val="22"/>
        </w:rPr>
        <w:t>9</w:t>
      </w:r>
      <w:r w:rsidRPr="0013633C">
        <w:rPr>
          <w:rFonts w:ascii="Arial" w:hAnsi="Arial" w:cs="Arial"/>
          <w:sz w:val="22"/>
          <w:szCs w:val="22"/>
        </w:rPr>
        <w:t>, 3102 (2019).</w:t>
      </w:r>
    </w:p>
    <w:p w14:paraId="05512B0C" w14:textId="1F21C662" w:rsidR="0013633C" w:rsidRPr="0013633C" w:rsidRDefault="0013633C" w:rsidP="0013633C">
      <w:pPr>
        <w:rPr>
          <w:rFonts w:ascii="Arial" w:hAnsi="Arial" w:cs="Arial"/>
          <w:b/>
          <w:bCs/>
          <w:sz w:val="22"/>
          <w:szCs w:val="22"/>
        </w:rPr>
      </w:pPr>
      <w:r w:rsidRPr="0013633C">
        <w:rPr>
          <w:rFonts w:ascii="Arial" w:hAnsi="Arial" w:cs="Arial"/>
          <w:b/>
          <w:bCs/>
          <w:sz w:val="22"/>
          <w:szCs w:val="22"/>
        </w:rPr>
        <w:fldChar w:fldCharType="end"/>
      </w:r>
    </w:p>
    <w:sectPr w:rsidR="0013633C" w:rsidRPr="0013633C" w:rsidSect="00A16A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er, Haleigh">
    <w15:presenceInfo w15:providerId="AD" w15:userId="S::haleigh.miller@ucsf.edu::2c651d68-a9be-4308-9b29-2aef544e0e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AB3"/>
    <w:rsid w:val="000E2F48"/>
    <w:rsid w:val="0013633C"/>
    <w:rsid w:val="002760B8"/>
    <w:rsid w:val="00495310"/>
    <w:rsid w:val="004A55D0"/>
    <w:rsid w:val="00543B35"/>
    <w:rsid w:val="00645803"/>
    <w:rsid w:val="007946C4"/>
    <w:rsid w:val="007B31DA"/>
    <w:rsid w:val="008B3214"/>
    <w:rsid w:val="008D1BC9"/>
    <w:rsid w:val="008E64A7"/>
    <w:rsid w:val="009058DE"/>
    <w:rsid w:val="0095723E"/>
    <w:rsid w:val="00A15831"/>
    <w:rsid w:val="00A16AB3"/>
    <w:rsid w:val="00AB4FEB"/>
    <w:rsid w:val="00AD0692"/>
    <w:rsid w:val="00D66625"/>
    <w:rsid w:val="00E43B45"/>
    <w:rsid w:val="00EE0045"/>
    <w:rsid w:val="00F20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AC9D2"/>
  <w15:chartTrackingRefBased/>
  <w15:docId w15:val="{776F2101-9C2D-8940-86D5-F8534AAB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A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6AB3"/>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13633C"/>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57868</Words>
  <Characters>329853</Characters>
  <Application>Microsoft Office Word</Application>
  <DocSecurity>0</DocSecurity>
  <Lines>2748</Lines>
  <Paragraphs>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Haleigh</dc:creator>
  <cp:keywords/>
  <dc:description/>
  <cp:lastModifiedBy>Miller, Haleigh</cp:lastModifiedBy>
  <cp:revision>3</cp:revision>
  <cp:lastPrinted>2025-03-31T17:57:00Z</cp:lastPrinted>
  <dcterms:created xsi:type="dcterms:W3CDTF">2025-03-31T17:57:00Z</dcterms:created>
  <dcterms:modified xsi:type="dcterms:W3CDTF">2025-03-31T17:58:00Z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id="Pb8DwSAh"/&gt;&lt;style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